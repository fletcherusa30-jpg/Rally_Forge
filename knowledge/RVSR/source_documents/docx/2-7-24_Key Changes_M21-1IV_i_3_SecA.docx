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03F7D" w14:textId="79FD7899" w:rsidR="00504F80" w:rsidRDefault="1D43308A" w:rsidP="493884B1">
      <w:pPr>
        <w:pStyle w:val="Heading4"/>
        <w:tabs>
          <w:tab w:val="left" w:pos="6840"/>
        </w:tabs>
        <w:spacing w:after="0"/>
        <w:ind w:right="-720"/>
        <w:rPr>
          <w:rFonts w:ascii="Times New Roman" w:hAnsi="Times New Roman"/>
          <w:sz w:val="20"/>
        </w:rPr>
      </w:pPr>
      <w:r w:rsidRPr="493884B1">
        <w:rPr>
          <w:rFonts w:ascii="Times New Roman" w:hAnsi="Times New Roman"/>
          <w:sz w:val="20"/>
        </w:rPr>
        <w:t>Department of Veterans Affairs</w:t>
      </w:r>
      <w:r w:rsidR="00504F80">
        <w:tab/>
      </w:r>
      <w:r w:rsidRPr="493884B1">
        <w:rPr>
          <w:rFonts w:ascii="Times New Roman" w:hAnsi="Times New Roman"/>
          <w:sz w:val="20"/>
        </w:rPr>
        <w:t xml:space="preserve">M21-1, Part </w:t>
      </w:r>
      <w:r w:rsidR="42C6C24E" w:rsidRPr="493884B1">
        <w:rPr>
          <w:rFonts w:ascii="Times New Roman" w:hAnsi="Times New Roman"/>
          <w:sz w:val="20"/>
        </w:rPr>
        <w:t>I</w:t>
      </w:r>
      <w:r w:rsidR="007D536C">
        <w:rPr>
          <w:rFonts w:ascii="Times New Roman" w:hAnsi="Times New Roman"/>
          <w:sz w:val="20"/>
        </w:rPr>
        <w:t>V</w:t>
      </w:r>
      <w:r w:rsidR="00670D3E">
        <w:rPr>
          <w:rFonts w:ascii="Times New Roman" w:hAnsi="Times New Roman"/>
          <w:sz w:val="20"/>
        </w:rPr>
        <w:t>,</w:t>
      </w:r>
      <w:r w:rsidRPr="493884B1">
        <w:rPr>
          <w:rFonts w:ascii="Times New Roman" w:hAnsi="Times New Roman"/>
          <w:sz w:val="20"/>
        </w:rPr>
        <w:t xml:space="preserve"> Subpart </w:t>
      </w:r>
      <w:r w:rsidR="42C6C24E" w:rsidRPr="493884B1">
        <w:rPr>
          <w:rFonts w:ascii="Times New Roman" w:hAnsi="Times New Roman"/>
          <w:sz w:val="20"/>
        </w:rPr>
        <w:t>i</w:t>
      </w:r>
    </w:p>
    <w:p w14:paraId="79606B35" w14:textId="1AFFD324" w:rsidR="00504F80" w:rsidRDefault="1D43308A" w:rsidP="493884B1">
      <w:pPr>
        <w:rPr>
          <w:b/>
          <w:bCs/>
          <w:sz w:val="20"/>
          <w:szCs w:val="20"/>
        </w:rPr>
      </w:pPr>
      <w:r w:rsidRPr="493884B1">
        <w:rPr>
          <w:b/>
          <w:bCs/>
          <w:sz w:val="20"/>
          <w:szCs w:val="20"/>
        </w:rPr>
        <w:t>Veterans Benefits Administration</w:t>
      </w:r>
      <w:r w:rsidR="00504F80">
        <w:tab/>
      </w:r>
      <w:r w:rsidR="00504F80">
        <w:tab/>
      </w:r>
      <w:r w:rsidR="00504F80">
        <w:tab/>
      </w:r>
      <w:r w:rsidR="00504F80">
        <w:tab/>
      </w:r>
      <w:r w:rsidR="00504F80">
        <w:tab/>
      </w:r>
      <w:r w:rsidR="00504F80">
        <w:tab/>
      </w:r>
      <w:r w:rsidRPr="493884B1">
        <w:rPr>
          <w:b/>
          <w:bCs/>
          <w:sz w:val="20"/>
          <w:szCs w:val="20"/>
        </w:rPr>
        <w:t xml:space="preserve">                       </w:t>
      </w:r>
      <w:r w:rsidR="00670D3E">
        <w:rPr>
          <w:b/>
          <w:bCs/>
          <w:sz w:val="20"/>
          <w:szCs w:val="20"/>
        </w:rPr>
        <w:t>February 7, 2024</w:t>
      </w:r>
    </w:p>
    <w:p w14:paraId="02FDD76E" w14:textId="77777777" w:rsidR="00504F80" w:rsidRDefault="00504F80" w:rsidP="00504F80">
      <w:pPr>
        <w:rPr>
          <w:b/>
          <w:bCs/>
          <w:sz w:val="20"/>
        </w:rPr>
      </w:pPr>
      <w:r>
        <w:rPr>
          <w:b/>
          <w:bCs/>
          <w:sz w:val="20"/>
        </w:rPr>
        <w:t>Washington, DC  20420</w:t>
      </w:r>
    </w:p>
    <w:p w14:paraId="5F3E3E26" w14:textId="77777777" w:rsidR="00504F80" w:rsidRDefault="00504F80" w:rsidP="00504F80">
      <w:pPr>
        <w:rPr>
          <w:b/>
          <w:bCs/>
          <w:sz w:val="20"/>
        </w:rPr>
      </w:pPr>
    </w:p>
    <w:p w14:paraId="71E31192" w14:textId="77777777" w:rsidR="00504F80" w:rsidRDefault="00AE64CB" w:rsidP="00504F80">
      <w:pPr>
        <w:pStyle w:val="Heading4"/>
      </w:pPr>
      <w:r>
        <w:t>Key Changes</w:t>
      </w:r>
    </w:p>
    <w:p w14:paraId="2F25EFBF" w14:textId="77777777" w:rsidR="00504F80" w:rsidRDefault="00504F80" w:rsidP="00504F80">
      <w:pPr>
        <w:pStyle w:val="BlockLine"/>
      </w:pPr>
      <w:r>
        <w:t xml:space="preserve"> </w:t>
      </w:r>
    </w:p>
    <w:tbl>
      <w:tblPr>
        <w:tblW w:w="9468" w:type="dxa"/>
        <w:tblLayout w:type="fixed"/>
        <w:tblLook w:val="0000" w:firstRow="0" w:lastRow="0" w:firstColumn="0" w:lastColumn="0" w:noHBand="0" w:noVBand="0"/>
      </w:tblPr>
      <w:tblGrid>
        <w:gridCol w:w="1728"/>
        <w:gridCol w:w="7740"/>
      </w:tblGrid>
      <w:tr w:rsidR="00504F80" w:rsidRPr="00C24D50" w14:paraId="7609F2CE" w14:textId="77777777" w:rsidTr="592FC30E">
        <w:tc>
          <w:tcPr>
            <w:tcW w:w="1728" w:type="dxa"/>
          </w:tcPr>
          <w:p w14:paraId="5D6B46D4" w14:textId="77777777" w:rsidR="00504F80" w:rsidRDefault="00504F80" w:rsidP="00237C22">
            <w:pPr>
              <w:pStyle w:val="Heading5"/>
            </w:pPr>
            <w:r>
              <w:t>Changes Included in This Revision</w:t>
            </w:r>
          </w:p>
        </w:tc>
        <w:tc>
          <w:tcPr>
            <w:tcW w:w="7740" w:type="dxa"/>
          </w:tcPr>
          <w:p w14:paraId="7789280D" w14:textId="05337C3A" w:rsidR="00504F80" w:rsidRDefault="1D43308A" w:rsidP="00237C22">
            <w:pPr>
              <w:pStyle w:val="BlockText"/>
            </w:pPr>
            <w:r>
              <w:t xml:space="preserve">The table below describes the changes included in this revision of Veterans Benefits Manual M21-1, Part </w:t>
            </w:r>
            <w:r w:rsidR="43073959">
              <w:t>I</w:t>
            </w:r>
            <w:r w:rsidR="007D536C">
              <w:t>V</w:t>
            </w:r>
            <w:r>
              <w:t>, “</w:t>
            </w:r>
            <w:r w:rsidR="007D536C">
              <w:t>Examinations</w:t>
            </w:r>
            <w:r>
              <w:t xml:space="preserve">,” Subpart </w:t>
            </w:r>
            <w:r w:rsidR="43073959">
              <w:t>i</w:t>
            </w:r>
            <w:r>
              <w:t>, “</w:t>
            </w:r>
            <w:r w:rsidR="007D536C">
              <w:t>Examination Requests in Support of Claims</w:t>
            </w:r>
            <w:r>
              <w:t>.”</w:t>
            </w:r>
          </w:p>
          <w:p w14:paraId="63D27049" w14:textId="77777777" w:rsidR="00504F80" w:rsidRPr="00450FD6" w:rsidRDefault="00504F80" w:rsidP="00237C22">
            <w:pPr>
              <w:pStyle w:val="BulletText1"/>
              <w:numPr>
                <w:ilvl w:val="0"/>
                <w:numId w:val="0"/>
              </w:numPr>
            </w:pPr>
          </w:p>
          <w:p w14:paraId="1B2A7A36" w14:textId="77777777" w:rsidR="00504F80" w:rsidRDefault="00504F80" w:rsidP="00237C22">
            <w:pPr>
              <w:pStyle w:val="BulletText1"/>
              <w:numPr>
                <w:ilvl w:val="0"/>
                <w:numId w:val="0"/>
              </w:numPr>
            </w:pPr>
            <w:r>
              <w:rPr>
                <w:b/>
                <w:i/>
              </w:rPr>
              <w:t>Notes</w:t>
            </w:r>
            <w:r>
              <w:t xml:space="preserve">:  </w:t>
            </w:r>
          </w:p>
          <w:p w14:paraId="409BB754" w14:textId="37BDE846" w:rsidR="00504F80" w:rsidRDefault="00504F80" w:rsidP="57D8D43A">
            <w:pPr>
              <w:pStyle w:val="BulletText1"/>
            </w:pPr>
            <w:r>
              <w:t xml:space="preserve">The term </w:t>
            </w:r>
            <w:r w:rsidR="0027298D">
              <w:t>“</w:t>
            </w:r>
            <w:r>
              <w:t>regional office</w:t>
            </w:r>
            <w:r w:rsidR="0027298D">
              <w:t>”</w:t>
            </w:r>
            <w:r>
              <w:t xml:space="preserve"> (RO) also includes pension management center (PMC)</w:t>
            </w:r>
            <w:r w:rsidR="005B6EE6">
              <w:t xml:space="preserve"> and </w:t>
            </w:r>
            <w:r w:rsidR="00140372">
              <w:t>decision review operations center (DROC)</w:t>
            </w:r>
            <w:r w:rsidR="00C24D50">
              <w:t>, where appropriate</w:t>
            </w:r>
            <w:r w:rsidR="1D34B754">
              <w:t>.</w:t>
            </w:r>
          </w:p>
          <w:p w14:paraId="717B8911" w14:textId="77777777" w:rsidR="00504F80" w:rsidRDefault="00504F80" w:rsidP="00C24D50">
            <w:pPr>
              <w:pStyle w:val="BulletText1"/>
            </w:pPr>
            <w:r>
              <w:t xml:space="preserve">Minor editorial changes have also been made to </w:t>
            </w:r>
          </w:p>
          <w:p w14:paraId="42063AEC" w14:textId="4FD0886E" w:rsidR="00B858F9" w:rsidRPr="009D43C2" w:rsidRDefault="00DD22A9" w:rsidP="009D43C2">
            <w:pPr>
              <w:pStyle w:val="BulletText2"/>
              <w:tabs>
                <w:tab w:val="num" w:pos="547"/>
              </w:tabs>
            </w:pPr>
            <w:r w:rsidRPr="009D43C2">
              <w:t>improve clarity and readability</w:t>
            </w:r>
          </w:p>
          <w:p w14:paraId="040F411C" w14:textId="77777777" w:rsidR="00504F80" w:rsidRPr="009D43C2" w:rsidRDefault="1D43308A" w:rsidP="00237C22">
            <w:pPr>
              <w:pStyle w:val="BulletText2"/>
              <w:tabs>
                <w:tab w:val="num" w:pos="547"/>
              </w:tabs>
            </w:pPr>
            <w:r w:rsidRPr="009D43C2">
              <w:t>update</w:t>
            </w:r>
            <w:r w:rsidR="477B8695" w:rsidRPr="009D43C2">
              <w:t>/remove</w:t>
            </w:r>
            <w:r w:rsidRPr="009D43C2">
              <w:t xml:space="preserve"> incorrect or obsolete references</w:t>
            </w:r>
          </w:p>
          <w:p w14:paraId="6E4A7403" w14:textId="4C8E0E5E" w:rsidR="003E2CA2" w:rsidRPr="009D43C2" w:rsidRDefault="003E2CA2" w:rsidP="00237C22">
            <w:pPr>
              <w:pStyle w:val="BulletText2"/>
              <w:tabs>
                <w:tab w:val="num" w:pos="547"/>
              </w:tabs>
            </w:pPr>
            <w:r w:rsidRPr="009D43C2">
              <w:t>reassign alphabetical designations to individual blocks, where necessary, to account for new and/or deleted blocks within a topic</w:t>
            </w:r>
            <w:r w:rsidR="002D1A60" w:rsidRPr="009D43C2">
              <w:t>, and</w:t>
            </w:r>
          </w:p>
          <w:p w14:paraId="065495F8" w14:textId="77777777" w:rsidR="00504F80" w:rsidRPr="00EA3A57" w:rsidRDefault="00504F80" w:rsidP="00120103">
            <w:pPr>
              <w:pStyle w:val="BulletText2"/>
            </w:pPr>
            <w:r w:rsidRPr="009D43C2">
              <w:t>bring the document into conformance with M21-1 standards.</w:t>
            </w:r>
          </w:p>
        </w:tc>
      </w:tr>
    </w:tbl>
    <w:p w14:paraId="76B4AD03" w14:textId="77777777" w:rsidR="00C24D50" w:rsidRDefault="00C24D50" w:rsidP="00C24D50"/>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25"/>
        <w:gridCol w:w="1735"/>
      </w:tblGrid>
      <w:tr w:rsidR="0060514F" w:rsidRPr="004221F2" w14:paraId="2CCF16B9" w14:textId="77777777" w:rsidTr="00670D3E">
        <w:trPr>
          <w:trHeight w:val="180"/>
        </w:trPr>
        <w:tc>
          <w:tcPr>
            <w:tcW w:w="4073" w:type="pct"/>
            <w:tcBorders>
              <w:top w:val="single" w:sz="6" w:space="0" w:color="auto"/>
              <w:left w:val="single" w:sz="6" w:space="0" w:color="auto"/>
              <w:bottom w:val="single" w:sz="6" w:space="0" w:color="auto"/>
              <w:right w:val="single" w:sz="6" w:space="0" w:color="auto"/>
            </w:tcBorders>
            <w:shd w:val="clear" w:color="auto" w:fill="auto"/>
          </w:tcPr>
          <w:p w14:paraId="0C5E46C0" w14:textId="77777777" w:rsidR="0060514F" w:rsidRPr="0060514F" w:rsidRDefault="0060514F" w:rsidP="002B755D">
            <w:pPr>
              <w:pStyle w:val="TableHeaderText"/>
              <w:rPr>
                <w:sz w:val="28"/>
                <w:szCs w:val="28"/>
              </w:rPr>
            </w:pPr>
            <w:r w:rsidRPr="0060514F">
              <w:rPr>
                <w:sz w:val="28"/>
                <w:szCs w:val="28"/>
              </w:rPr>
              <w:t>Reason(s) for Notable Change</w:t>
            </w:r>
          </w:p>
        </w:tc>
        <w:tc>
          <w:tcPr>
            <w:tcW w:w="927" w:type="pct"/>
            <w:tcBorders>
              <w:top w:val="single" w:sz="6" w:space="0" w:color="auto"/>
              <w:left w:val="single" w:sz="6" w:space="0" w:color="auto"/>
              <w:bottom w:val="single" w:sz="6" w:space="0" w:color="auto"/>
              <w:right w:val="single" w:sz="6" w:space="0" w:color="auto"/>
            </w:tcBorders>
            <w:shd w:val="clear" w:color="auto" w:fill="auto"/>
          </w:tcPr>
          <w:p w14:paraId="17CCF491" w14:textId="77777777" w:rsidR="0060514F" w:rsidRPr="0060514F" w:rsidRDefault="0060514F" w:rsidP="002B755D">
            <w:pPr>
              <w:pStyle w:val="TableHeaderText"/>
              <w:rPr>
                <w:sz w:val="28"/>
                <w:szCs w:val="28"/>
              </w:rPr>
            </w:pPr>
            <w:r w:rsidRPr="0060514F">
              <w:rPr>
                <w:sz w:val="28"/>
                <w:szCs w:val="28"/>
              </w:rPr>
              <w:t>Citation</w:t>
            </w:r>
          </w:p>
        </w:tc>
      </w:tr>
      <w:tr w:rsidR="0060514F" w14:paraId="0FBB2ABC" w14:textId="77777777" w:rsidTr="00670D3E">
        <w:trPr>
          <w:trHeight w:val="180"/>
        </w:trPr>
        <w:tc>
          <w:tcPr>
            <w:tcW w:w="4073" w:type="pct"/>
            <w:tcBorders>
              <w:top w:val="single" w:sz="6" w:space="0" w:color="auto"/>
              <w:left w:val="single" w:sz="6" w:space="0" w:color="auto"/>
              <w:bottom w:val="single" w:sz="6" w:space="0" w:color="auto"/>
              <w:right w:val="single" w:sz="6" w:space="0" w:color="auto"/>
            </w:tcBorders>
            <w:shd w:val="clear" w:color="auto" w:fill="auto"/>
          </w:tcPr>
          <w:p w14:paraId="1FA78BF4" w14:textId="68F90EAC" w:rsidR="0060514F" w:rsidRPr="0060514F" w:rsidRDefault="00BA764E" w:rsidP="00673296">
            <w:pPr>
              <w:pStyle w:val="TableHeaderText"/>
              <w:jc w:val="left"/>
              <w:rPr>
                <w:b w:val="0"/>
              </w:rPr>
            </w:pPr>
            <w:r>
              <w:rPr>
                <w:b w:val="0"/>
              </w:rPr>
              <w:t>To add a new</w:t>
            </w:r>
            <w:r w:rsidR="002D1A60">
              <w:rPr>
                <w:b w:val="0"/>
              </w:rPr>
              <w:t xml:space="preserve"> </w:t>
            </w:r>
            <w:r w:rsidR="00C641AB">
              <w:rPr>
                <w:b w:val="0"/>
              </w:rPr>
              <w:t>M21-1, Part IV, Subpart i, Chapter 3, Section A, Topic 1, Block g</w:t>
            </w:r>
            <w:r w:rsidR="009C4160">
              <w:rPr>
                <w:b w:val="0"/>
              </w:rPr>
              <w:t xml:space="preserve"> (IV.i.3.A.1.g)</w:t>
            </w:r>
            <w:r w:rsidR="00670D3E">
              <w:rPr>
                <w:b w:val="0"/>
              </w:rPr>
              <w:t xml:space="preserve"> </w:t>
            </w:r>
            <w:r w:rsidR="00627440">
              <w:rPr>
                <w:b w:val="0"/>
              </w:rPr>
              <w:t xml:space="preserve">with guidance on assessing privately completed disability benefits questionnaires for </w:t>
            </w:r>
            <w:r w:rsidR="00400D81">
              <w:rPr>
                <w:b w:val="0"/>
              </w:rPr>
              <w:t xml:space="preserve">factors that may indicate potential inauthenticity.  </w:t>
            </w:r>
          </w:p>
        </w:tc>
        <w:tc>
          <w:tcPr>
            <w:tcW w:w="927" w:type="pct"/>
            <w:tcBorders>
              <w:top w:val="single" w:sz="6" w:space="0" w:color="auto"/>
              <w:left w:val="single" w:sz="6" w:space="0" w:color="auto"/>
              <w:bottom w:val="single" w:sz="6" w:space="0" w:color="auto"/>
              <w:right w:val="single" w:sz="6" w:space="0" w:color="auto"/>
            </w:tcBorders>
            <w:shd w:val="clear" w:color="auto" w:fill="auto"/>
          </w:tcPr>
          <w:p w14:paraId="79B0D3D2" w14:textId="6B787202" w:rsidR="00BA764E" w:rsidRPr="0060514F" w:rsidRDefault="00670D3E" w:rsidP="00673296">
            <w:pPr>
              <w:pStyle w:val="TableHeaderText"/>
              <w:jc w:val="left"/>
              <w:rPr>
                <w:b w:val="0"/>
              </w:rPr>
            </w:pPr>
            <w:hyperlink w:anchor="_g.__Potential" w:history="1">
              <w:r w:rsidR="00BA764E" w:rsidRPr="00670D3E">
                <w:rPr>
                  <w:rStyle w:val="Hyperlink"/>
                  <w:b w:val="0"/>
                </w:rPr>
                <w:t>IV.i.</w:t>
              </w:r>
              <w:proofErr w:type="gramStart"/>
              <w:r w:rsidR="00BA764E" w:rsidRPr="00670D3E">
                <w:rPr>
                  <w:rStyle w:val="Hyperlink"/>
                  <w:b w:val="0"/>
                </w:rPr>
                <w:t>3.</w:t>
              </w:r>
              <w:r w:rsidR="00BA764E" w:rsidRPr="00670D3E">
                <w:rPr>
                  <w:rStyle w:val="Hyperlink"/>
                  <w:b w:val="0"/>
                </w:rPr>
                <w:t>A</w:t>
              </w:r>
              <w:r w:rsidR="00BA764E" w:rsidRPr="00670D3E">
                <w:rPr>
                  <w:rStyle w:val="Hyperlink"/>
                  <w:b w:val="0"/>
                </w:rPr>
                <w:t>.1.g</w:t>
              </w:r>
              <w:proofErr w:type="gramEnd"/>
            </w:hyperlink>
          </w:p>
        </w:tc>
      </w:tr>
      <w:tr w:rsidR="002A1D3E" w14:paraId="0F46B15F" w14:textId="77777777" w:rsidTr="00670D3E">
        <w:trPr>
          <w:trHeight w:val="180"/>
        </w:trPr>
        <w:tc>
          <w:tcPr>
            <w:tcW w:w="4073" w:type="pct"/>
            <w:shd w:val="clear" w:color="auto" w:fill="auto"/>
          </w:tcPr>
          <w:p w14:paraId="1A632320" w14:textId="5D602283" w:rsidR="002A1D3E" w:rsidRPr="0060514F" w:rsidRDefault="00782F15" w:rsidP="00673296">
            <w:pPr>
              <w:pStyle w:val="TableHeaderText"/>
              <w:jc w:val="left"/>
              <w:rPr>
                <w:b w:val="0"/>
              </w:rPr>
            </w:pPr>
            <w:r>
              <w:rPr>
                <w:b w:val="0"/>
              </w:rPr>
              <w:t xml:space="preserve">To update guidance on examiner qualifications for psychological examinations to </w:t>
            </w:r>
            <w:r w:rsidR="00627440">
              <w:rPr>
                <w:b w:val="0"/>
              </w:rPr>
              <w:t>align with</w:t>
            </w:r>
            <w:r>
              <w:rPr>
                <w:b w:val="0"/>
              </w:rPr>
              <w:t xml:space="preserve"> current practice and requirements</w:t>
            </w:r>
            <w:r w:rsidR="00627440">
              <w:rPr>
                <w:b w:val="0"/>
              </w:rPr>
              <w:t>.</w:t>
            </w:r>
          </w:p>
        </w:tc>
        <w:tc>
          <w:tcPr>
            <w:tcW w:w="927" w:type="pct"/>
            <w:shd w:val="clear" w:color="auto" w:fill="auto"/>
          </w:tcPr>
          <w:p w14:paraId="68473846" w14:textId="383DC601" w:rsidR="002A1D3E" w:rsidRPr="0060514F" w:rsidRDefault="00670D3E" w:rsidP="00673296">
            <w:pPr>
              <w:pStyle w:val="TableHeaderText"/>
              <w:jc w:val="left"/>
              <w:rPr>
                <w:b w:val="0"/>
              </w:rPr>
            </w:pPr>
            <w:hyperlink w:anchor="_ih.__Qualification" w:history="1">
              <w:r w:rsidR="00BA764E" w:rsidRPr="00670D3E">
                <w:rPr>
                  <w:rStyle w:val="Hyperlink"/>
                  <w:b w:val="0"/>
                </w:rPr>
                <w:t>IV.i.</w:t>
              </w:r>
              <w:proofErr w:type="gramStart"/>
              <w:r w:rsidR="00BA764E" w:rsidRPr="00670D3E">
                <w:rPr>
                  <w:rStyle w:val="Hyperlink"/>
                  <w:b w:val="0"/>
                </w:rPr>
                <w:t>3.</w:t>
              </w:r>
              <w:r w:rsidR="00BA764E" w:rsidRPr="00670D3E">
                <w:rPr>
                  <w:rStyle w:val="Hyperlink"/>
                  <w:b w:val="0"/>
                </w:rPr>
                <w:t>A</w:t>
              </w:r>
              <w:r w:rsidR="00BA764E" w:rsidRPr="00670D3E">
                <w:rPr>
                  <w:rStyle w:val="Hyperlink"/>
                  <w:b w:val="0"/>
                </w:rPr>
                <w:t>.1.</w:t>
              </w:r>
              <w:r w:rsidR="009D43C2" w:rsidRPr="00670D3E">
                <w:rPr>
                  <w:rStyle w:val="Hyperlink"/>
                  <w:b w:val="0"/>
                </w:rPr>
                <w:t>i</w:t>
              </w:r>
              <w:proofErr w:type="gramEnd"/>
            </w:hyperlink>
          </w:p>
        </w:tc>
      </w:tr>
      <w:tr w:rsidR="002A1D3E" w14:paraId="69B4559F" w14:textId="77777777" w:rsidTr="00670D3E">
        <w:trPr>
          <w:trHeight w:val="180"/>
        </w:trPr>
        <w:tc>
          <w:tcPr>
            <w:tcW w:w="4073" w:type="pct"/>
            <w:shd w:val="clear" w:color="auto" w:fill="auto"/>
          </w:tcPr>
          <w:p w14:paraId="260F381E" w14:textId="51279CBA" w:rsidR="002A1D3E" w:rsidRPr="0060514F" w:rsidRDefault="009D43C2" w:rsidP="00673296">
            <w:pPr>
              <w:pStyle w:val="TableText"/>
            </w:pPr>
            <w:r>
              <w:t xml:space="preserve">To delete </w:t>
            </w:r>
            <w:hyperlink w:anchor="_g.__Qualification" w:history="1">
              <w:r w:rsidRPr="00670D3E">
                <w:rPr>
                  <w:rStyle w:val="Hyperlink"/>
                </w:rPr>
                <w:t>old IV.</w:t>
              </w:r>
              <w:r w:rsidRPr="00670D3E">
                <w:rPr>
                  <w:rStyle w:val="Hyperlink"/>
                </w:rPr>
                <w:t>i</w:t>
              </w:r>
              <w:r w:rsidRPr="00670D3E">
                <w:rPr>
                  <w:rStyle w:val="Hyperlink"/>
                </w:rPr>
                <w:t>.</w:t>
              </w:r>
              <w:proofErr w:type="gramStart"/>
              <w:r w:rsidRPr="00670D3E">
                <w:rPr>
                  <w:rStyle w:val="Hyperlink"/>
                </w:rPr>
                <w:t>3.A.1.i</w:t>
              </w:r>
              <w:proofErr w:type="gramEnd"/>
            </w:hyperlink>
            <w:r>
              <w:t xml:space="preserve"> as the content is outdated.</w:t>
            </w:r>
          </w:p>
        </w:tc>
        <w:tc>
          <w:tcPr>
            <w:tcW w:w="927" w:type="pct"/>
            <w:shd w:val="clear" w:color="auto" w:fill="auto"/>
          </w:tcPr>
          <w:p w14:paraId="30E8AFFD" w14:textId="4C9834A2" w:rsidR="002A1D3E" w:rsidRPr="0060514F" w:rsidRDefault="009D43C2" w:rsidP="00673296">
            <w:pPr>
              <w:pStyle w:val="TableText"/>
            </w:pPr>
            <w:r>
              <w:t>--</w:t>
            </w:r>
          </w:p>
        </w:tc>
      </w:tr>
    </w:tbl>
    <w:p w14:paraId="69E1B983" w14:textId="77777777" w:rsidR="0060514F" w:rsidRDefault="0060514F" w:rsidP="0060514F">
      <w:pPr>
        <w:pStyle w:val="BlockLine"/>
        <w:pBdr>
          <w:top w:val="single" w:sz="6" w:space="0" w:color="000000"/>
        </w:pBdr>
      </w:pP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7"/>
        <w:gridCol w:w="1733"/>
      </w:tblGrid>
      <w:tr w:rsidR="0060514F" w:rsidRPr="004221F2" w14:paraId="5705A8A6" w14:textId="77777777" w:rsidTr="00670D3E">
        <w:trPr>
          <w:trHeight w:val="330"/>
        </w:trPr>
        <w:tc>
          <w:tcPr>
            <w:tcW w:w="7627" w:type="dxa"/>
            <w:shd w:val="clear" w:color="auto" w:fill="auto"/>
          </w:tcPr>
          <w:p w14:paraId="1396B394" w14:textId="77777777" w:rsidR="0060514F" w:rsidRPr="005B6EE6" w:rsidRDefault="0060514F" w:rsidP="005B6EE6">
            <w:pPr>
              <w:jc w:val="center"/>
              <w:rPr>
                <w:b/>
                <w:sz w:val="28"/>
                <w:szCs w:val="28"/>
              </w:rPr>
            </w:pPr>
            <w:r w:rsidRPr="005B6EE6">
              <w:rPr>
                <w:b/>
                <w:sz w:val="28"/>
                <w:szCs w:val="28"/>
              </w:rPr>
              <w:t>Reason(s) for Change</w:t>
            </w:r>
          </w:p>
        </w:tc>
        <w:tc>
          <w:tcPr>
            <w:tcW w:w="1733" w:type="dxa"/>
            <w:shd w:val="clear" w:color="auto" w:fill="auto"/>
          </w:tcPr>
          <w:p w14:paraId="1773F834" w14:textId="77777777" w:rsidR="0060514F" w:rsidRPr="005B6EE6" w:rsidRDefault="0060514F" w:rsidP="005B6EE6">
            <w:pPr>
              <w:jc w:val="center"/>
              <w:rPr>
                <w:b/>
                <w:sz w:val="28"/>
                <w:szCs w:val="28"/>
              </w:rPr>
            </w:pPr>
            <w:r w:rsidRPr="005B6EE6">
              <w:rPr>
                <w:b/>
                <w:sz w:val="28"/>
                <w:szCs w:val="28"/>
              </w:rPr>
              <w:t>Citation</w:t>
            </w:r>
          </w:p>
        </w:tc>
      </w:tr>
      <w:tr w:rsidR="0060514F" w:rsidRPr="004221F2" w14:paraId="62F90CE9" w14:textId="77777777" w:rsidTr="00670D3E">
        <w:trPr>
          <w:trHeight w:val="187"/>
        </w:trPr>
        <w:tc>
          <w:tcPr>
            <w:tcW w:w="7627" w:type="dxa"/>
            <w:shd w:val="clear" w:color="auto" w:fill="auto"/>
          </w:tcPr>
          <w:p w14:paraId="0F23C645" w14:textId="5B52CAF3" w:rsidR="0060514F" w:rsidRPr="0060514F" w:rsidRDefault="009D43C2" w:rsidP="00673296">
            <w:r>
              <w:t xml:space="preserve">To make non-substantive changes for the purpose of improving clarity and </w:t>
            </w:r>
            <w:r w:rsidR="006C6C54">
              <w:t xml:space="preserve">referring to content added at new Block g.  </w:t>
            </w:r>
          </w:p>
        </w:tc>
        <w:tc>
          <w:tcPr>
            <w:tcW w:w="1733" w:type="dxa"/>
            <w:shd w:val="clear" w:color="auto" w:fill="auto"/>
          </w:tcPr>
          <w:p w14:paraId="6A79F000" w14:textId="18DE5D22" w:rsidR="0060514F" w:rsidRPr="0060514F" w:rsidRDefault="00670D3E" w:rsidP="00673296">
            <w:hyperlink w:anchor="_f.__Authenticity" w:history="1">
              <w:r w:rsidR="00BA764E" w:rsidRPr="00670D3E">
                <w:rPr>
                  <w:rStyle w:val="Hyperlink"/>
                </w:rPr>
                <w:t>IV.i.</w:t>
              </w:r>
              <w:proofErr w:type="gramStart"/>
              <w:r w:rsidR="00BA764E" w:rsidRPr="00670D3E">
                <w:rPr>
                  <w:rStyle w:val="Hyperlink"/>
                </w:rPr>
                <w:t>3.</w:t>
              </w:r>
              <w:r w:rsidR="00BA764E" w:rsidRPr="00670D3E">
                <w:rPr>
                  <w:rStyle w:val="Hyperlink"/>
                </w:rPr>
                <w:t>A</w:t>
              </w:r>
              <w:r w:rsidR="00BA764E" w:rsidRPr="00670D3E">
                <w:rPr>
                  <w:rStyle w:val="Hyperlink"/>
                </w:rPr>
                <w:t>.1.f</w:t>
              </w:r>
              <w:proofErr w:type="gramEnd"/>
            </w:hyperlink>
          </w:p>
        </w:tc>
      </w:tr>
    </w:tbl>
    <w:p w14:paraId="326CE6C3" w14:textId="77777777" w:rsidR="00504F80" w:rsidRPr="00B4163A" w:rsidRDefault="00504F80" w:rsidP="00504F80">
      <w:pPr>
        <w:pStyle w:val="BlockLine"/>
      </w:pPr>
      <w:r w:rsidRPr="00B4163A">
        <w:t xml:space="preserve"> </w:t>
      </w:r>
    </w:p>
    <w:tbl>
      <w:tblPr>
        <w:tblW w:w="0" w:type="auto"/>
        <w:tblLayout w:type="fixed"/>
        <w:tblLook w:val="0000" w:firstRow="0" w:lastRow="0" w:firstColumn="0" w:lastColumn="0" w:noHBand="0" w:noVBand="0"/>
      </w:tblPr>
      <w:tblGrid>
        <w:gridCol w:w="1728"/>
        <w:gridCol w:w="7740"/>
      </w:tblGrid>
      <w:tr w:rsidR="00504F80" w:rsidRPr="00B4163A" w14:paraId="2FA181A4" w14:textId="77777777" w:rsidTr="00237C22">
        <w:tc>
          <w:tcPr>
            <w:tcW w:w="1728" w:type="dxa"/>
          </w:tcPr>
          <w:p w14:paraId="16DD943E" w14:textId="77777777" w:rsidR="00504F80" w:rsidRPr="00B4163A" w:rsidRDefault="00504F80" w:rsidP="00237C22">
            <w:pPr>
              <w:pStyle w:val="Heading5"/>
              <w:rPr>
                <w:sz w:val="24"/>
              </w:rPr>
            </w:pPr>
            <w:r w:rsidRPr="00B4163A">
              <w:rPr>
                <w:sz w:val="24"/>
              </w:rPr>
              <w:t>Authority</w:t>
            </w:r>
          </w:p>
        </w:tc>
        <w:tc>
          <w:tcPr>
            <w:tcW w:w="7740" w:type="dxa"/>
          </w:tcPr>
          <w:p w14:paraId="4D8CDA5A" w14:textId="77777777" w:rsidR="00504F80" w:rsidRPr="00B4163A" w:rsidRDefault="00504F80" w:rsidP="00237C22">
            <w:pPr>
              <w:pStyle w:val="BlockText"/>
            </w:pPr>
            <w:r w:rsidRPr="00B4163A">
              <w:t>By Direction of the Under Secretary for Benefits</w:t>
            </w:r>
          </w:p>
        </w:tc>
      </w:tr>
    </w:tbl>
    <w:p w14:paraId="61F74D56" w14:textId="77777777" w:rsidR="00504F80" w:rsidRPr="00B4163A" w:rsidRDefault="00504F80" w:rsidP="00504F80">
      <w:pPr>
        <w:pStyle w:val="ContinuedOnNextPa"/>
      </w:pPr>
      <w:r w:rsidRPr="00B4163A">
        <w:t xml:space="preserve"> </w:t>
      </w:r>
    </w:p>
    <w:tbl>
      <w:tblPr>
        <w:tblW w:w="0" w:type="auto"/>
        <w:tblLayout w:type="fixed"/>
        <w:tblLook w:val="0000" w:firstRow="0" w:lastRow="0" w:firstColumn="0" w:lastColumn="0" w:noHBand="0" w:noVBand="0"/>
      </w:tblPr>
      <w:tblGrid>
        <w:gridCol w:w="1728"/>
        <w:gridCol w:w="7740"/>
      </w:tblGrid>
      <w:tr w:rsidR="00504F80" w:rsidRPr="00B4163A" w14:paraId="573082B8" w14:textId="77777777" w:rsidTr="00237C22">
        <w:tc>
          <w:tcPr>
            <w:tcW w:w="1728" w:type="dxa"/>
          </w:tcPr>
          <w:p w14:paraId="675ED77F" w14:textId="77777777" w:rsidR="00504F80" w:rsidRPr="00B4163A" w:rsidRDefault="00504F80" w:rsidP="00237C22">
            <w:pPr>
              <w:pStyle w:val="Heading5"/>
              <w:rPr>
                <w:sz w:val="24"/>
              </w:rPr>
            </w:pPr>
            <w:r w:rsidRPr="00B4163A">
              <w:rPr>
                <w:sz w:val="24"/>
              </w:rPr>
              <w:t>Signature</w:t>
            </w:r>
          </w:p>
        </w:tc>
        <w:tc>
          <w:tcPr>
            <w:tcW w:w="7740" w:type="dxa"/>
          </w:tcPr>
          <w:p w14:paraId="3C7E1B9F" w14:textId="77777777" w:rsidR="00504F80" w:rsidRPr="00B4163A" w:rsidRDefault="00504F80" w:rsidP="00237C22">
            <w:pPr>
              <w:pStyle w:val="BlockText"/>
            </w:pPr>
          </w:p>
          <w:p w14:paraId="4CF67F99" w14:textId="77777777" w:rsidR="00504F80" w:rsidRPr="00B4163A" w:rsidRDefault="00504F80" w:rsidP="00237C22">
            <w:pPr>
              <w:pStyle w:val="MemoLine"/>
              <w:ind w:left="-18" w:right="612"/>
            </w:pPr>
          </w:p>
          <w:p w14:paraId="2789EC72" w14:textId="77777777" w:rsidR="005C2AD9" w:rsidRDefault="005C2AD9" w:rsidP="005C2AD9">
            <w:r>
              <w:t>Beth Murphy</w:t>
            </w:r>
            <w:r w:rsidR="00BC4A0D">
              <w:t xml:space="preserve">, </w:t>
            </w:r>
            <w:r w:rsidR="00C572EB">
              <w:t xml:space="preserve">Executive </w:t>
            </w:r>
            <w:r w:rsidR="00BC4A0D">
              <w:t>Director</w:t>
            </w:r>
          </w:p>
          <w:p w14:paraId="71409F69" w14:textId="77777777" w:rsidR="00504F80" w:rsidRPr="00B4163A" w:rsidRDefault="00504F80" w:rsidP="00BC4A0D">
            <w:pPr>
              <w:pStyle w:val="BlockText"/>
            </w:pPr>
            <w:r w:rsidRPr="00B4163A">
              <w:t>Compensation Service</w:t>
            </w:r>
          </w:p>
        </w:tc>
      </w:tr>
    </w:tbl>
    <w:p w14:paraId="7B13A52E" w14:textId="77777777" w:rsidR="00504F80" w:rsidRPr="00B4163A" w:rsidRDefault="00504F80" w:rsidP="00504F80">
      <w:pPr>
        <w:pStyle w:val="BlockLine"/>
      </w:pPr>
      <w:r w:rsidRPr="00B4163A">
        <w:t xml:space="preserve"> </w:t>
      </w:r>
    </w:p>
    <w:tbl>
      <w:tblPr>
        <w:tblW w:w="0" w:type="auto"/>
        <w:tblLayout w:type="fixed"/>
        <w:tblLook w:val="0000" w:firstRow="0" w:lastRow="0" w:firstColumn="0" w:lastColumn="0" w:noHBand="0" w:noVBand="0"/>
      </w:tblPr>
      <w:tblGrid>
        <w:gridCol w:w="1728"/>
        <w:gridCol w:w="7740"/>
      </w:tblGrid>
      <w:tr w:rsidR="00504F80" w14:paraId="6C14B0B4" w14:textId="77777777" w:rsidTr="00237C22">
        <w:tc>
          <w:tcPr>
            <w:tcW w:w="1728" w:type="dxa"/>
          </w:tcPr>
          <w:p w14:paraId="3BB4DBD5" w14:textId="77777777" w:rsidR="00504F80" w:rsidRPr="00B4163A" w:rsidRDefault="00504F80" w:rsidP="00237C22">
            <w:pPr>
              <w:pStyle w:val="Heading5"/>
              <w:rPr>
                <w:sz w:val="24"/>
              </w:rPr>
            </w:pPr>
            <w:r w:rsidRPr="00B4163A">
              <w:rPr>
                <w:sz w:val="24"/>
              </w:rPr>
              <w:t>Distribution</w:t>
            </w:r>
          </w:p>
        </w:tc>
        <w:tc>
          <w:tcPr>
            <w:tcW w:w="7740" w:type="dxa"/>
          </w:tcPr>
          <w:p w14:paraId="2462599D" w14:textId="77777777" w:rsidR="00504F80" w:rsidRDefault="00504F80" w:rsidP="00237C22">
            <w:pPr>
              <w:pStyle w:val="BlockText"/>
              <w:jc w:val="center"/>
            </w:pPr>
            <w:r w:rsidRPr="00B4163A">
              <w:t>LOCAL REPRODUCTION AUTHORIZED</w:t>
            </w:r>
          </w:p>
        </w:tc>
      </w:tr>
    </w:tbl>
    <w:p w14:paraId="70CBCCF8" w14:textId="77777777" w:rsidR="00504F80" w:rsidRDefault="00504F80" w:rsidP="00504F80">
      <w:pPr>
        <w:pStyle w:val="BlockLine"/>
      </w:pP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RgBvAG4AdABTAGUAdABGAG8AbgB0AFMAZQB0AGkAbQBpAHMAdAB5AGwAZQBzAC4AeABtAGwA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RgBvAG4AdABTAGUAdABGAG8AbgB0AFMAZQB0AEYAbwBuAHQAUwBlAHQAaQBtAGkAcwB0AHkAbABl
AHMALgB4AG0AbAA=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RgBvAG4AdABTAGUAdABGAG8AbgB0AFMAZQB0AEYAbwBuAHQAUwBlAHQARgBvAG4AdABTAGUAdABp
AG0AaQBzAHQAeQBsAGUAcwAuAHgAbQBsAA==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AG8AbgB0AFMAZQB0AGkAbQBpAHMAdAB5AGwAZQBzAC4AeABtAGwA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AG8AbgB0AFMAZQB0AEYAbwBuAHQAUwBlAHQAaQBtAGkAcwB0AHkAbABlAHMALgB4AG0AbAA=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AG8AbgB0AFMAZQB0AEYAbwBuAHQAUwBlAHQARgBvAG4AdABTAGUAdABpAG0AaQBzAHQAeQBsAGUA
cwAuAHgAbQBsAA==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AG8AbgB0AFMAZQB0AEYAbwBuAHQAUwBlAHQARgBvAG4AdABTAGUAdABGAG8AbgB0AFMAZQB0AGkA
bQBpAHMAdAB5AGwAZQBzAC4AeABtAGwA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AG8AbgB0AFMAZQB0AEYAbwBuAHQAUwBlAHQARgBvAG4AdABTAGUAdABGAG8AbgB0AFMAZQB0AEYA
bwBuAHQAUwBlAHQAaQBtAGkAcwB0AHkAbABlAHMALgB4AG0AbAA=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AG8AbgB0AFMAZQB0AEYAbwBuAHQAUwBlAHQARgBvAG4AdABTAGUAdABGAG8AbgB0AFMAZQB0AEYA
bwBuAHQAUwBlAHQARgBvAG4AdABTAGUAdABpAG0AaQBzAHQAeQBsAGUAcwAuAHgAbQBsAA==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AG8AbgB0AFMAZQB0AEYAbwBuAHQAUwBlAHQARgBvAG4AdABTAGUAdABGAG8AbgB0AFMAZQB0AEYA
bwBuAHQAUwBlAHQARgBvAG4AdABTAGUAdABGAG8AbgB0AFMAZQB0AGkAbQBpAHMAdAB5AGwAZQBz
AC4AeABtAGwA
</w:fldData>
        </w:fldChar>
      </w:r>
      <w:r>
        <w:instrText xml:space="preserve"> ADDIN  \* MERGEFORMAT </w:instrText>
      </w:r>
      <w:r>
        <w:fldChar w:fldCharType="end"/>
      </w:r>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RgBvAG4AdABTAGUAdABGAG8AbgB0AFMAZQB0AEYAbwBuAHQAUwBlAHQARgBvAG4AdABTAGUAdABG
AG8AbgB0AFMAZQB0AEYAbwBuAHQAUwBlAHQARgBvAG4AdABTAGUAdABGAG8AbgB0AFMAZQB0AEYA
bwBuAHQAUwBlAHQARgBvAG4AdABTAGUAdABGAG8AbgB0AFMAZQB0AEYAbwBuAHQAUwBlAHQAaQBt
AGkAcwB0AHkAbABlAHMALgB4AG0AbAA=
</w:fldData>
        </w:fldChar>
      </w:r>
      <w:r>
        <w:instrText xml:space="preserve"> ADDIN  \* MERGEFORMAT </w:instrText>
      </w:r>
      <w:r>
        <w:fldChar w:fldCharType="end"/>
      </w:r>
    </w:p>
    <w:p w14:paraId="453615FE" w14:textId="77777777" w:rsidR="00670D3E" w:rsidRPr="00C549B0" w:rsidRDefault="00670D3E" w:rsidP="00670D3E">
      <w:pPr>
        <w:pStyle w:val="Heading2"/>
        <w:spacing w:after="0"/>
      </w:pPr>
      <w:bookmarkStart w:id="0" w:name="_Hlk535583857"/>
      <w:r w:rsidRPr="00C549B0">
        <w:lastRenderedPageBreak/>
        <w:t>Section A.  General Criteria for Sufficiency of Examination Reports</w:t>
      </w:r>
    </w:p>
    <w:p w14:paraId="46F680B3" w14:textId="77777777" w:rsidR="00670D3E" w:rsidRPr="00C549B0" w:rsidRDefault="00670D3E" w:rsidP="00670D3E"/>
    <w:p w14:paraId="79B41B2E" w14:textId="77777777" w:rsidR="00670D3E" w:rsidRPr="00C549B0" w:rsidRDefault="00670D3E" w:rsidP="00670D3E">
      <w:pPr>
        <w:pStyle w:val="Heading4"/>
        <w:tabs>
          <w:tab w:val="left" w:pos="8190"/>
        </w:tabs>
        <w:spacing w:after="0"/>
      </w:pPr>
      <w:r w:rsidRPr="00C549B0">
        <w:t xml:space="preserve">Overview </w:t>
      </w:r>
    </w:p>
    <w:p w14:paraId="0D83B0D8" w14:textId="77777777" w:rsidR="00670D3E" w:rsidRPr="00C549B0" w:rsidRDefault="00670D3E" w:rsidP="00670D3E">
      <w:pPr>
        <w:pStyle w:val="BlockLine"/>
      </w:pPr>
    </w:p>
    <w:tbl>
      <w:tblPr>
        <w:tblW w:w="0" w:type="auto"/>
        <w:tblLayout w:type="fixed"/>
        <w:tblLook w:val="0000" w:firstRow="0" w:lastRow="0" w:firstColumn="0" w:lastColumn="0" w:noHBand="0" w:noVBand="0"/>
      </w:tblPr>
      <w:tblGrid>
        <w:gridCol w:w="1728"/>
        <w:gridCol w:w="7740"/>
      </w:tblGrid>
      <w:tr w:rsidR="00670D3E" w:rsidRPr="00C549B0" w14:paraId="15808AA4" w14:textId="77777777" w:rsidTr="00E1488C">
        <w:trPr>
          <w:cantSplit/>
        </w:trPr>
        <w:tc>
          <w:tcPr>
            <w:tcW w:w="1728" w:type="dxa"/>
          </w:tcPr>
          <w:p w14:paraId="10240F23" w14:textId="77777777" w:rsidR="00670D3E" w:rsidRPr="00C549B0" w:rsidRDefault="00670D3E" w:rsidP="00E1488C">
            <w:pPr>
              <w:pStyle w:val="Heading5"/>
            </w:pPr>
            <w:r w:rsidRPr="00C549B0">
              <w:t>In This Section</w:t>
            </w:r>
          </w:p>
        </w:tc>
        <w:tc>
          <w:tcPr>
            <w:tcW w:w="7740" w:type="dxa"/>
          </w:tcPr>
          <w:p w14:paraId="52655BD3" w14:textId="77777777" w:rsidR="00670D3E" w:rsidRPr="00C549B0" w:rsidRDefault="00670D3E" w:rsidP="00E1488C">
            <w:pPr>
              <w:pStyle w:val="BlockText"/>
            </w:pPr>
            <w:r w:rsidRPr="00C549B0">
              <w:t>This section contains the topic “Examination Report Requirements.”</w:t>
            </w:r>
          </w:p>
        </w:tc>
      </w:tr>
    </w:tbl>
    <w:p w14:paraId="7F537903" w14:textId="77777777" w:rsidR="00670D3E" w:rsidRPr="00C549B0" w:rsidRDefault="00670D3E" w:rsidP="00670D3E">
      <w:pPr>
        <w:tabs>
          <w:tab w:val="left" w:pos="9360"/>
        </w:tabs>
        <w:ind w:left="1714"/>
      </w:pPr>
      <w:r w:rsidRPr="00C549B0">
        <w:rPr>
          <w:u w:val="single"/>
        </w:rPr>
        <w:tab/>
      </w:r>
    </w:p>
    <w:p w14:paraId="40565436" w14:textId="77777777" w:rsidR="00670D3E" w:rsidRPr="00C549B0" w:rsidRDefault="00670D3E" w:rsidP="00670D3E">
      <w:pPr>
        <w:ind w:left="1714"/>
      </w:pPr>
    </w:p>
    <w:p w14:paraId="4AE979A7" w14:textId="77777777" w:rsidR="00670D3E" w:rsidRPr="00C549B0" w:rsidRDefault="00670D3E" w:rsidP="00670D3E">
      <w:r w:rsidRPr="00C549B0">
        <w:br w:type="page"/>
      </w:r>
    </w:p>
    <w:p w14:paraId="79ECD3EE" w14:textId="77777777" w:rsidR="00670D3E" w:rsidRPr="00C549B0" w:rsidRDefault="00670D3E" w:rsidP="00670D3E">
      <w:pPr>
        <w:pStyle w:val="Heading4"/>
        <w:rPr>
          <w:b w:val="0"/>
        </w:rPr>
      </w:pPr>
      <w:bookmarkStart w:id="1" w:name="_18.__Reviewing"/>
      <w:bookmarkStart w:id="2" w:name="_1.__Locating"/>
      <w:bookmarkStart w:id="3" w:name="_2.__Examination"/>
      <w:bookmarkStart w:id="4" w:name="_Hlk40432303"/>
      <w:bookmarkEnd w:id="1"/>
      <w:bookmarkEnd w:id="2"/>
      <w:bookmarkEnd w:id="3"/>
      <w:r w:rsidRPr="00C549B0">
        <w:lastRenderedPageBreak/>
        <w:t>1.  Examination Report Requirements</w:t>
      </w:r>
    </w:p>
    <w:p w14:paraId="0D8B509E" w14:textId="77777777" w:rsidR="00670D3E" w:rsidRPr="00C549B0" w:rsidRDefault="00670D3E" w:rsidP="00670D3E">
      <w:r w:rsidRPr="00C549B0">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2"/>
        <w:gridCol w:w="7638"/>
      </w:tblGrid>
      <w:tr w:rsidR="00670D3E" w:rsidRPr="00C549B0" w14:paraId="6287BB63" w14:textId="77777777" w:rsidTr="00E1488C">
        <w:trPr>
          <w:trHeight w:val="6849"/>
        </w:trPr>
        <w:tc>
          <w:tcPr>
            <w:tcW w:w="1728" w:type="dxa"/>
            <w:shd w:val="clear" w:color="auto" w:fill="auto"/>
          </w:tcPr>
          <w:p w14:paraId="34A07A51" w14:textId="77777777" w:rsidR="00670D3E" w:rsidRPr="00C549B0" w:rsidRDefault="00670D3E" w:rsidP="00E1488C">
            <w:pPr>
              <w:pStyle w:val="Heading5"/>
            </w:pPr>
            <w:r w:rsidRPr="00C549B0">
              <w:t>Introduction</w:t>
            </w:r>
          </w:p>
        </w:tc>
        <w:tc>
          <w:tcPr>
            <w:tcW w:w="7740" w:type="dxa"/>
            <w:shd w:val="clear" w:color="auto" w:fill="auto"/>
          </w:tcPr>
          <w:p w14:paraId="0B8142C1" w14:textId="77777777" w:rsidR="00670D3E" w:rsidRPr="00C549B0" w:rsidRDefault="00670D3E" w:rsidP="00E1488C">
            <w:r w:rsidRPr="00C549B0">
              <w:t xml:space="preserve">This topic contains information about reviewing examination reports, </w:t>
            </w:r>
            <w:proofErr w:type="gramStart"/>
            <w:r w:rsidRPr="00C549B0">
              <w:t>including</w:t>
            </w:r>
            <w:proofErr w:type="gramEnd"/>
          </w:p>
          <w:p w14:paraId="78EAAAF8" w14:textId="77777777" w:rsidR="00670D3E" w:rsidRPr="00C549B0" w:rsidRDefault="00670D3E" w:rsidP="00E1488C"/>
          <w:p w14:paraId="5DADE986" w14:textId="77777777" w:rsidR="00670D3E" w:rsidRPr="00C549B0" w:rsidRDefault="00670D3E" w:rsidP="007E4702">
            <w:pPr>
              <w:pStyle w:val="ListParagraph"/>
              <w:numPr>
                <w:ilvl w:val="0"/>
                <w:numId w:val="117"/>
              </w:numPr>
              <w:ind w:left="158" w:hanging="187"/>
            </w:pPr>
            <w:r w:rsidRPr="00C549B0">
              <w:t xml:space="preserve">who must sign examination </w:t>
            </w:r>
            <w:proofErr w:type="gramStart"/>
            <w:r w:rsidRPr="00C549B0">
              <w:t>reports</w:t>
            </w:r>
            <w:proofErr w:type="gramEnd"/>
          </w:p>
          <w:p w14:paraId="73E49637" w14:textId="77777777" w:rsidR="00670D3E" w:rsidRPr="00C549B0" w:rsidRDefault="00670D3E" w:rsidP="007E4702">
            <w:pPr>
              <w:pStyle w:val="ListParagraph"/>
              <w:numPr>
                <w:ilvl w:val="0"/>
                <w:numId w:val="57"/>
              </w:numPr>
              <w:ind w:left="158" w:hanging="187"/>
            </w:pPr>
            <w:r w:rsidRPr="00C549B0">
              <w:t>examiner qualifications and signature requirements</w:t>
            </w:r>
          </w:p>
          <w:p w14:paraId="2363A256" w14:textId="77777777" w:rsidR="00670D3E" w:rsidRPr="00C549B0" w:rsidRDefault="00670D3E" w:rsidP="007E4702">
            <w:pPr>
              <w:pStyle w:val="ListParagraph"/>
              <w:numPr>
                <w:ilvl w:val="0"/>
                <w:numId w:val="58"/>
              </w:numPr>
              <w:ind w:left="158" w:hanging="187"/>
            </w:pPr>
            <w:proofErr w:type="spellStart"/>
            <w:r w:rsidRPr="00C549B0">
              <w:t>TeleCompensation</w:t>
            </w:r>
            <w:proofErr w:type="spellEnd"/>
            <w:r w:rsidRPr="00C549B0">
              <w:t xml:space="preserve"> and Pension (Tele-C&amp;P) and </w:t>
            </w:r>
            <w:proofErr w:type="spellStart"/>
            <w:r w:rsidRPr="00C549B0">
              <w:t>telemental</w:t>
            </w:r>
            <w:proofErr w:type="spellEnd"/>
            <w:r w:rsidRPr="00C549B0">
              <w:t xml:space="preserve"> health examinations</w:t>
            </w:r>
          </w:p>
          <w:p w14:paraId="40577583" w14:textId="77777777" w:rsidR="00670D3E" w:rsidRPr="00C549B0" w:rsidRDefault="00670D3E" w:rsidP="007E4702">
            <w:pPr>
              <w:pStyle w:val="ListParagraph"/>
              <w:numPr>
                <w:ilvl w:val="0"/>
                <w:numId w:val="59"/>
              </w:numPr>
              <w:ind w:left="158" w:hanging="187"/>
            </w:pPr>
            <w:r w:rsidRPr="00C549B0">
              <w:t>review of disability benefits questionnaires (DBQs)</w:t>
            </w:r>
          </w:p>
          <w:p w14:paraId="76440C3C" w14:textId="77777777" w:rsidR="00670D3E" w:rsidRPr="00C549B0" w:rsidRDefault="00670D3E" w:rsidP="007E4702">
            <w:pPr>
              <w:pStyle w:val="ListParagraph"/>
              <w:numPr>
                <w:ilvl w:val="0"/>
                <w:numId w:val="60"/>
              </w:numPr>
              <w:ind w:left="158" w:hanging="187"/>
            </w:pPr>
            <w:r w:rsidRPr="00C549B0">
              <w:t xml:space="preserve">assessing sufficiency of DBQs completed by non-Department of Veterans Affairs (VA) </w:t>
            </w:r>
            <w:proofErr w:type="gramStart"/>
            <w:r w:rsidRPr="00C549B0">
              <w:t>providers</w:t>
            </w:r>
            <w:proofErr w:type="gramEnd"/>
          </w:p>
          <w:p w14:paraId="2B965E59" w14:textId="77777777" w:rsidR="00670D3E" w:rsidRDefault="00670D3E" w:rsidP="007E4702">
            <w:pPr>
              <w:pStyle w:val="ListParagraph"/>
              <w:numPr>
                <w:ilvl w:val="0"/>
                <w:numId w:val="61"/>
              </w:numPr>
              <w:ind w:left="158" w:hanging="187"/>
            </w:pPr>
            <w:r w:rsidRPr="00C549B0">
              <w:t>authenticity of DBQs</w:t>
            </w:r>
          </w:p>
          <w:p w14:paraId="42AE3C3F" w14:textId="77777777" w:rsidR="00670D3E" w:rsidRPr="009645FA" w:rsidRDefault="00670D3E" w:rsidP="007E4702">
            <w:pPr>
              <w:pStyle w:val="ListParagraph"/>
              <w:numPr>
                <w:ilvl w:val="0"/>
                <w:numId w:val="61"/>
              </w:numPr>
              <w:ind w:left="158" w:hanging="187"/>
              <w:rPr>
                <w:highlight w:val="yellow"/>
              </w:rPr>
            </w:pPr>
            <w:r w:rsidRPr="009645FA">
              <w:rPr>
                <w:highlight w:val="yellow"/>
              </w:rPr>
              <w:t>potential indicators of DBQ inauthenticity</w:t>
            </w:r>
          </w:p>
          <w:p w14:paraId="314A1467" w14:textId="77777777" w:rsidR="00670D3E" w:rsidRPr="00C549B0" w:rsidRDefault="00670D3E" w:rsidP="007E4702">
            <w:pPr>
              <w:pStyle w:val="ListParagraph"/>
              <w:numPr>
                <w:ilvl w:val="0"/>
                <w:numId w:val="62"/>
              </w:numPr>
              <w:ind w:left="158" w:hanging="187"/>
            </w:pPr>
            <w:r w:rsidRPr="00C549B0">
              <w:t xml:space="preserve">DBQs completed by Veterans who are physicians/health care </w:t>
            </w:r>
            <w:proofErr w:type="gramStart"/>
            <w:r w:rsidRPr="00C549B0">
              <w:t>providers</w:t>
            </w:r>
            <w:proofErr w:type="gramEnd"/>
          </w:p>
          <w:p w14:paraId="01FD9341" w14:textId="77777777" w:rsidR="00670D3E" w:rsidRPr="00C549B0" w:rsidRDefault="00670D3E" w:rsidP="007E4702">
            <w:pPr>
              <w:pStyle w:val="ListParagraph"/>
              <w:numPr>
                <w:ilvl w:val="0"/>
                <w:numId w:val="63"/>
              </w:numPr>
              <w:ind w:left="158" w:hanging="187"/>
            </w:pPr>
            <w:r w:rsidRPr="00C549B0">
              <w:t xml:space="preserve">qualification requirements of examiners – </w:t>
            </w:r>
          </w:p>
          <w:p w14:paraId="7806E44D" w14:textId="77777777" w:rsidR="00670D3E" w:rsidRPr="00C549B0" w:rsidDel="003620F0" w:rsidRDefault="00670D3E" w:rsidP="007E4702">
            <w:pPr>
              <w:pStyle w:val="ListParagraph"/>
              <w:numPr>
                <w:ilvl w:val="0"/>
                <w:numId w:val="15"/>
              </w:numPr>
              <w:ind w:left="346" w:hanging="187"/>
              <w:rPr>
                <w:del w:id="5" w:author="KENNEDY, Kelly, VBAVACO" w:date="2024-01-22T14:50:00Z"/>
              </w:rPr>
            </w:pPr>
            <w:del w:id="6" w:author="KENNEDY, Kelly, VBAVACO" w:date="2024-01-22T14:51:00Z">
              <w:r w:rsidRPr="00C549B0" w:rsidDel="003620F0">
                <w:delText xml:space="preserve">initial </w:delText>
              </w:r>
            </w:del>
            <w:del w:id="7" w:author="KENNEDY, Kelly, VBAVACO" w:date="2024-01-25T08:46:00Z">
              <w:r w:rsidRPr="00C549B0" w:rsidDel="004C5EAF">
                <w:delText>mental disorder</w:delText>
              </w:r>
            </w:del>
            <w:r w:rsidRPr="004C5EAF">
              <w:rPr>
                <w:highlight w:val="yellow"/>
              </w:rPr>
              <w:t>psychological</w:t>
            </w:r>
            <w:r w:rsidRPr="00C549B0">
              <w:t xml:space="preserve"> examinations</w:t>
            </w:r>
          </w:p>
          <w:p w14:paraId="3B7146F3" w14:textId="77777777" w:rsidR="00670D3E" w:rsidRPr="00C549B0" w:rsidRDefault="00670D3E" w:rsidP="007E4702">
            <w:pPr>
              <w:pStyle w:val="ListParagraph"/>
              <w:numPr>
                <w:ilvl w:val="0"/>
                <w:numId w:val="15"/>
              </w:numPr>
              <w:ind w:left="346" w:hanging="187"/>
            </w:pPr>
            <w:del w:id="8" w:author="KENNEDY, Kelly, VBAVACO" w:date="2024-01-22T14:50:00Z">
              <w:r w:rsidRPr="00C549B0" w:rsidDel="003620F0">
                <w:delText>review or increased evaluation mental disorder examinations</w:delText>
              </w:r>
            </w:del>
          </w:p>
          <w:p w14:paraId="03BBB51E" w14:textId="77777777" w:rsidR="00670D3E" w:rsidRPr="00C549B0" w:rsidRDefault="00670D3E" w:rsidP="007E4702">
            <w:pPr>
              <w:pStyle w:val="ListParagraph"/>
              <w:numPr>
                <w:ilvl w:val="0"/>
                <w:numId w:val="16"/>
              </w:numPr>
              <w:ind w:left="346" w:hanging="187"/>
            </w:pPr>
            <w:r w:rsidRPr="00C549B0">
              <w:t>traumatic brain injury (TBI) examinations, and</w:t>
            </w:r>
          </w:p>
          <w:p w14:paraId="531FF565" w14:textId="77777777" w:rsidR="00670D3E" w:rsidRPr="00C549B0" w:rsidRDefault="00670D3E" w:rsidP="007E4702">
            <w:pPr>
              <w:pStyle w:val="ListParagraph"/>
              <w:numPr>
                <w:ilvl w:val="0"/>
                <w:numId w:val="17"/>
              </w:numPr>
              <w:ind w:left="346" w:hanging="187"/>
            </w:pPr>
            <w:r w:rsidRPr="00C549B0">
              <w:t>hearing loss and tinnitus</w:t>
            </w:r>
          </w:p>
          <w:p w14:paraId="0C16180F" w14:textId="77777777" w:rsidR="00670D3E" w:rsidRPr="00C549B0" w:rsidRDefault="00670D3E" w:rsidP="007E4702">
            <w:pPr>
              <w:pStyle w:val="ListParagraph"/>
              <w:numPr>
                <w:ilvl w:val="0"/>
                <w:numId w:val="64"/>
              </w:numPr>
              <w:ind w:left="158" w:hanging="187"/>
            </w:pPr>
            <w:r w:rsidRPr="00C549B0">
              <w:t xml:space="preserve">requirements for </w:t>
            </w:r>
          </w:p>
          <w:p w14:paraId="46A5AE4C" w14:textId="77777777" w:rsidR="00670D3E" w:rsidRPr="00C549B0" w:rsidRDefault="00670D3E" w:rsidP="007E4702">
            <w:pPr>
              <w:pStyle w:val="ListParagraph"/>
              <w:numPr>
                <w:ilvl w:val="0"/>
                <w:numId w:val="18"/>
              </w:numPr>
              <w:ind w:left="346" w:hanging="187"/>
            </w:pPr>
            <w:r w:rsidRPr="00C549B0">
              <w:t>examination reports, and</w:t>
            </w:r>
          </w:p>
          <w:p w14:paraId="5D1C71F3" w14:textId="77777777" w:rsidR="00670D3E" w:rsidRPr="00C549B0" w:rsidRDefault="00670D3E" w:rsidP="007E4702">
            <w:pPr>
              <w:pStyle w:val="ListParagraph"/>
              <w:numPr>
                <w:ilvl w:val="0"/>
                <w:numId w:val="19"/>
              </w:numPr>
              <w:ind w:left="346" w:hanging="187"/>
            </w:pPr>
            <w:r w:rsidRPr="00C549B0">
              <w:t>acceptable clinical evidence (ACE) examination reports</w:t>
            </w:r>
          </w:p>
          <w:p w14:paraId="274C570A" w14:textId="77777777" w:rsidR="00670D3E" w:rsidRPr="00C549B0" w:rsidRDefault="00670D3E" w:rsidP="007E4702">
            <w:pPr>
              <w:pStyle w:val="ListParagraph"/>
              <w:numPr>
                <w:ilvl w:val="0"/>
                <w:numId w:val="128"/>
              </w:numPr>
              <w:ind w:left="158" w:hanging="187"/>
            </w:pPr>
            <w:r w:rsidRPr="00C549B0">
              <w:t>evaluating disability diagnoses</w:t>
            </w:r>
          </w:p>
          <w:p w14:paraId="36B3D35B" w14:textId="77777777" w:rsidR="00670D3E" w:rsidRPr="00C549B0" w:rsidRDefault="00670D3E" w:rsidP="007E4702">
            <w:pPr>
              <w:pStyle w:val="ListParagraph"/>
              <w:numPr>
                <w:ilvl w:val="0"/>
                <w:numId w:val="65"/>
              </w:numPr>
              <w:ind w:left="158" w:hanging="187"/>
            </w:pPr>
            <w:r w:rsidRPr="00C549B0">
              <w:t>questions about competency and/or validity of examinations</w:t>
            </w:r>
          </w:p>
          <w:p w14:paraId="2BC010CB" w14:textId="77777777" w:rsidR="00670D3E" w:rsidRPr="00C549B0" w:rsidRDefault="00670D3E" w:rsidP="007E4702">
            <w:pPr>
              <w:pStyle w:val="ListParagraph"/>
              <w:numPr>
                <w:ilvl w:val="0"/>
                <w:numId w:val="66"/>
              </w:numPr>
              <w:ind w:left="158" w:hanging="187"/>
            </w:pPr>
            <w:r w:rsidRPr="00C549B0">
              <w:t>handling unusual cases</w:t>
            </w:r>
          </w:p>
          <w:p w14:paraId="02510135" w14:textId="77777777" w:rsidR="00670D3E" w:rsidRPr="00C549B0" w:rsidRDefault="00670D3E" w:rsidP="007E4702">
            <w:pPr>
              <w:pStyle w:val="ListParagraph"/>
              <w:numPr>
                <w:ilvl w:val="0"/>
                <w:numId w:val="67"/>
              </w:numPr>
              <w:ind w:left="158" w:hanging="187"/>
            </w:pPr>
            <w:r w:rsidRPr="00C549B0">
              <w:t>accepting a fee-based examiner’s report, and</w:t>
            </w:r>
          </w:p>
          <w:p w14:paraId="78A81056" w14:textId="77777777" w:rsidR="00670D3E" w:rsidRPr="00C549B0" w:rsidRDefault="00670D3E" w:rsidP="007E4702">
            <w:pPr>
              <w:pStyle w:val="ListParagraph"/>
              <w:numPr>
                <w:ilvl w:val="0"/>
                <w:numId w:val="68"/>
              </w:numPr>
              <w:ind w:left="158" w:hanging="187"/>
            </w:pPr>
            <w:r w:rsidRPr="00C549B0">
              <w:t>examiner statements that an opinion would be speculative.</w:t>
            </w:r>
          </w:p>
        </w:tc>
      </w:tr>
    </w:tbl>
    <w:p w14:paraId="0C2CB762" w14:textId="77777777" w:rsidR="00670D3E" w:rsidRPr="00C549B0" w:rsidRDefault="00670D3E" w:rsidP="00670D3E">
      <w:pPr>
        <w:pStyle w:val="BlockLine"/>
      </w:pPr>
    </w:p>
    <w:tbl>
      <w:tblPr>
        <w:tblW w:w="0" w:type="auto"/>
        <w:tblLayout w:type="fixed"/>
        <w:tblLook w:val="0000" w:firstRow="0" w:lastRow="0" w:firstColumn="0" w:lastColumn="0" w:noHBand="0" w:noVBand="0"/>
      </w:tblPr>
      <w:tblGrid>
        <w:gridCol w:w="1728"/>
        <w:gridCol w:w="7740"/>
      </w:tblGrid>
      <w:tr w:rsidR="00670D3E" w:rsidRPr="00C549B0" w14:paraId="34AE0822" w14:textId="77777777" w:rsidTr="00E1488C">
        <w:trPr>
          <w:cantSplit/>
        </w:trPr>
        <w:tc>
          <w:tcPr>
            <w:tcW w:w="1728" w:type="dxa"/>
          </w:tcPr>
          <w:p w14:paraId="2A83EC17" w14:textId="77777777" w:rsidR="00670D3E" w:rsidRPr="00C549B0" w:rsidRDefault="00670D3E" w:rsidP="00E1488C">
            <w:pPr>
              <w:pStyle w:val="Heading5"/>
            </w:pPr>
            <w:r w:rsidRPr="00D93B06">
              <w:rPr>
                <w:highlight w:val="yellow"/>
              </w:rPr>
              <w:t>Change Date</w:t>
            </w:r>
          </w:p>
        </w:tc>
        <w:tc>
          <w:tcPr>
            <w:tcW w:w="7740" w:type="dxa"/>
          </w:tcPr>
          <w:p w14:paraId="2204FEC1" w14:textId="77777777" w:rsidR="00670D3E" w:rsidRPr="00C549B0" w:rsidRDefault="00670D3E" w:rsidP="00E1488C">
            <w:pPr>
              <w:pStyle w:val="BlockText"/>
            </w:pPr>
            <w:del w:id="9" w:author="KENNEDY, Kelly, VBAVACO" w:date="2024-01-22T14:20:00Z">
              <w:r w:rsidRPr="00C549B0" w:rsidDel="00D93B06">
                <w:delText>November 16, 2023</w:delText>
              </w:r>
            </w:del>
            <w:r w:rsidRPr="001F3B7E">
              <w:rPr>
                <w:highlight w:val="yellow"/>
              </w:rPr>
              <w:t>February 7, 2024</w:t>
            </w:r>
          </w:p>
        </w:tc>
      </w:tr>
    </w:tbl>
    <w:p w14:paraId="137AC7E9" w14:textId="77777777" w:rsidR="00670D3E" w:rsidRPr="00C549B0" w:rsidRDefault="00670D3E" w:rsidP="00670D3E">
      <w:pPr>
        <w:pStyle w:val="BlockLine"/>
      </w:pPr>
    </w:p>
    <w:tbl>
      <w:tblPr>
        <w:tblW w:w="0" w:type="auto"/>
        <w:tblLayout w:type="fixed"/>
        <w:tblLook w:val="0000" w:firstRow="0" w:lastRow="0" w:firstColumn="0" w:lastColumn="0" w:noHBand="0" w:noVBand="0"/>
      </w:tblPr>
      <w:tblGrid>
        <w:gridCol w:w="1728"/>
        <w:gridCol w:w="7740"/>
      </w:tblGrid>
      <w:tr w:rsidR="00670D3E" w:rsidRPr="00C549B0" w14:paraId="6304129A" w14:textId="77777777" w:rsidTr="00E1488C">
        <w:tc>
          <w:tcPr>
            <w:tcW w:w="1728" w:type="dxa"/>
          </w:tcPr>
          <w:p w14:paraId="6853FB07" w14:textId="77777777" w:rsidR="00670D3E" w:rsidRPr="00C549B0" w:rsidRDefault="00670D3E" w:rsidP="00E1488C">
            <w:pPr>
              <w:pStyle w:val="Heading5"/>
            </w:pPr>
            <w:bookmarkStart w:id="10" w:name="_a.__Who"/>
            <w:bookmarkEnd w:id="10"/>
            <w:r w:rsidRPr="00C549B0">
              <w:t xml:space="preserve">a.  </w:t>
            </w:r>
            <w:bookmarkStart w:id="11" w:name="a"/>
            <w:r w:rsidRPr="00C549B0">
              <w:t>Who Must Sign Examination Reports</w:t>
            </w:r>
            <w:bookmarkEnd w:id="11"/>
          </w:p>
        </w:tc>
        <w:tc>
          <w:tcPr>
            <w:tcW w:w="7740" w:type="dxa"/>
          </w:tcPr>
          <w:p w14:paraId="78D21D06" w14:textId="77777777" w:rsidR="00670D3E" w:rsidRPr="00C549B0" w:rsidRDefault="00670D3E" w:rsidP="00E1488C">
            <w:r w:rsidRPr="00C549B0">
              <w:t xml:space="preserve">All examination reports </w:t>
            </w:r>
            <w:r w:rsidRPr="00C549B0">
              <w:rPr>
                <w:i/>
              </w:rPr>
              <w:t>must</w:t>
            </w:r>
            <w:r w:rsidRPr="00C549B0">
              <w:t xml:space="preserve"> be signed by the examining health care provider. </w:t>
            </w:r>
          </w:p>
          <w:p w14:paraId="2FB05515" w14:textId="77777777" w:rsidR="00670D3E" w:rsidRPr="00C549B0" w:rsidRDefault="00670D3E" w:rsidP="00E1488C"/>
          <w:p w14:paraId="1ABCE1AB" w14:textId="77777777" w:rsidR="00670D3E" w:rsidRPr="00C549B0" w:rsidRDefault="00670D3E" w:rsidP="00E1488C">
            <w:pPr>
              <w:pStyle w:val="BulletText1"/>
              <w:numPr>
                <w:ilvl w:val="0"/>
                <w:numId w:val="0"/>
              </w:numPr>
            </w:pPr>
            <w:r w:rsidRPr="00C549B0">
              <w:rPr>
                <w:b/>
                <w:i/>
              </w:rPr>
              <w:t>Notes</w:t>
            </w:r>
            <w:r w:rsidRPr="00C549B0">
              <w:t xml:space="preserve">:  </w:t>
            </w:r>
          </w:p>
          <w:p w14:paraId="5B2A2B32" w14:textId="77777777" w:rsidR="00670D3E" w:rsidRPr="00C549B0" w:rsidRDefault="00670D3E" w:rsidP="007E4702">
            <w:pPr>
              <w:pStyle w:val="ListParagraph"/>
              <w:numPr>
                <w:ilvl w:val="0"/>
                <w:numId w:val="69"/>
              </w:numPr>
              <w:ind w:left="158" w:hanging="187"/>
            </w:pPr>
            <w:r w:rsidRPr="00C549B0">
              <w:t>Examination reports transmitted electronically by either a Department of Veterans Affairs (VA) medical center or a contract examination provider must be digitally signed.</w:t>
            </w:r>
          </w:p>
          <w:p w14:paraId="7BC80157" w14:textId="77777777" w:rsidR="00670D3E" w:rsidRPr="00C549B0" w:rsidRDefault="00670D3E" w:rsidP="007E4702">
            <w:pPr>
              <w:pStyle w:val="ListParagraph"/>
              <w:numPr>
                <w:ilvl w:val="0"/>
                <w:numId w:val="70"/>
              </w:numPr>
              <w:ind w:left="158" w:hanging="187"/>
            </w:pPr>
            <w:r w:rsidRPr="00C549B0">
              <w:t>Generally, examination reports and the required signatures are documented on disability benefits questionnaires (DBQs) specific to the body system or disability being examined.</w:t>
            </w:r>
          </w:p>
          <w:p w14:paraId="42E86130" w14:textId="77777777" w:rsidR="00670D3E" w:rsidRPr="00C549B0" w:rsidRDefault="00670D3E" w:rsidP="00E1488C">
            <w:pPr>
              <w:pStyle w:val="ListParagraph"/>
              <w:ind w:left="158"/>
            </w:pPr>
          </w:p>
          <w:p w14:paraId="67E54E92" w14:textId="77777777" w:rsidR="00670D3E" w:rsidRPr="00C549B0" w:rsidRDefault="00670D3E" w:rsidP="00E1488C">
            <w:r w:rsidRPr="00C549B0">
              <w:rPr>
                <w:b/>
                <w:bCs/>
                <w:i/>
                <w:iCs/>
              </w:rPr>
              <w:t>Reference</w:t>
            </w:r>
            <w:r w:rsidRPr="00C549B0">
              <w:t xml:space="preserve">:  For more information on DBQs, see M21-1, Part IV, Subpart i, </w:t>
            </w:r>
            <w:proofErr w:type="gramStart"/>
            <w:r w:rsidRPr="00C549B0">
              <w:t>2.A.</w:t>
            </w:r>
            <w:proofErr w:type="gramEnd"/>
            <w:r w:rsidRPr="00C549B0">
              <w:t>3.</w:t>
            </w:r>
          </w:p>
        </w:tc>
      </w:tr>
    </w:tbl>
    <w:p w14:paraId="2E4A7670" w14:textId="77777777" w:rsidR="00670D3E" w:rsidRPr="00C549B0" w:rsidRDefault="00670D3E" w:rsidP="00670D3E">
      <w:pPr>
        <w:pStyle w:val="BlockLine"/>
      </w:pPr>
    </w:p>
    <w:tbl>
      <w:tblPr>
        <w:tblW w:w="0" w:type="auto"/>
        <w:tblLayout w:type="fixed"/>
        <w:tblLook w:val="0000" w:firstRow="0" w:lastRow="0" w:firstColumn="0" w:lastColumn="0" w:noHBand="0" w:noVBand="0"/>
      </w:tblPr>
      <w:tblGrid>
        <w:gridCol w:w="1728"/>
        <w:gridCol w:w="7740"/>
      </w:tblGrid>
      <w:tr w:rsidR="00670D3E" w:rsidRPr="00C549B0" w14:paraId="7609B6A5" w14:textId="77777777" w:rsidTr="00E1488C">
        <w:trPr>
          <w:trHeight w:val="2538"/>
        </w:trPr>
        <w:tc>
          <w:tcPr>
            <w:tcW w:w="1728" w:type="dxa"/>
          </w:tcPr>
          <w:p w14:paraId="79AE6E04" w14:textId="77777777" w:rsidR="00670D3E" w:rsidRPr="00C549B0" w:rsidRDefault="00670D3E" w:rsidP="00E1488C">
            <w:pPr>
              <w:pStyle w:val="Heading5"/>
            </w:pPr>
            <w:bookmarkStart w:id="12" w:name="_b.__Ensuring"/>
            <w:bookmarkEnd w:id="12"/>
            <w:proofErr w:type="spellStart"/>
            <w:r w:rsidRPr="00C549B0">
              <w:t>b</w:t>
            </w:r>
            <w:bookmarkStart w:id="13" w:name="b"/>
            <w:r w:rsidRPr="00C549B0">
              <w:t>.</w:t>
            </w:r>
            <w:proofErr w:type="spellEnd"/>
            <w:r w:rsidRPr="00C549B0">
              <w:t xml:space="preserve">  </w:t>
            </w:r>
            <w:bookmarkEnd w:id="13"/>
            <w:r w:rsidRPr="00C549B0">
              <w:t>Examiner Qualifications and Signature Requirements</w:t>
            </w:r>
          </w:p>
        </w:tc>
        <w:tc>
          <w:tcPr>
            <w:tcW w:w="7740" w:type="dxa"/>
          </w:tcPr>
          <w:p w14:paraId="33BF8CA9" w14:textId="77777777" w:rsidR="00670D3E" w:rsidRPr="00C549B0" w:rsidRDefault="00670D3E" w:rsidP="00E1488C">
            <w:pPr>
              <w:pStyle w:val="BlockText"/>
            </w:pPr>
            <w:r w:rsidRPr="00C549B0">
              <w:t>VA medical facilities (or the medical examination contractor) are responsible for ensuring that examiners are adequately qualified.</w:t>
            </w:r>
          </w:p>
          <w:p w14:paraId="5683F6F3" w14:textId="77777777" w:rsidR="00670D3E" w:rsidRPr="00C549B0" w:rsidRDefault="00670D3E" w:rsidP="00E1488C">
            <w:pPr>
              <w:pStyle w:val="BlockText"/>
            </w:pPr>
          </w:p>
          <w:p w14:paraId="1FA5B407" w14:textId="77777777" w:rsidR="00670D3E" w:rsidRPr="00C549B0" w:rsidRDefault="00670D3E" w:rsidP="00E1488C">
            <w:pPr>
              <w:pStyle w:val="BlockText"/>
            </w:pPr>
            <w:r w:rsidRPr="00C549B0">
              <w:t xml:space="preserve">Regional office (RO) employees are </w:t>
            </w:r>
            <w:r w:rsidRPr="00C549B0">
              <w:rPr>
                <w:i/>
              </w:rPr>
              <w:t>not</w:t>
            </w:r>
            <w:r w:rsidRPr="00C549B0">
              <w:t xml:space="preserve"> expected to routinely scrutinize or question the credentials of clinical personnel to determine the acceptability of their reports unless there is contradictory evidence of record.  However, examination reports (and DBQs, if they are to be used in lieu of examination) </w:t>
            </w:r>
            <w:r w:rsidRPr="00C549B0">
              <w:rPr>
                <w:i/>
              </w:rPr>
              <w:t>must</w:t>
            </w:r>
            <w:r w:rsidRPr="00C549B0">
              <w:t xml:space="preserve"> include a valid signature by the certifying professional.</w:t>
            </w:r>
          </w:p>
          <w:p w14:paraId="32F82BAA" w14:textId="77777777" w:rsidR="00670D3E" w:rsidRPr="00C549B0" w:rsidRDefault="00670D3E" w:rsidP="00E1488C">
            <w:pPr>
              <w:pStyle w:val="BlockText"/>
            </w:pPr>
          </w:p>
          <w:p w14:paraId="75AFD84B" w14:textId="77777777" w:rsidR="00670D3E" w:rsidRPr="00C549B0" w:rsidRDefault="00670D3E" w:rsidP="00E1488C">
            <w:r w:rsidRPr="00C549B0">
              <w:t>Use the table below to determine what certification elements are required to accept an examination provider’s signature and qualifications.</w:t>
            </w:r>
          </w:p>
        </w:tc>
      </w:tr>
    </w:tbl>
    <w:p w14:paraId="6DB0CC74" w14:textId="77777777" w:rsidR="00670D3E" w:rsidRPr="00C549B0" w:rsidRDefault="00670D3E" w:rsidP="00670D3E">
      <w:pPr>
        <w:tabs>
          <w:tab w:val="left" w:pos="9360"/>
        </w:tabs>
        <w:ind w:left="1714"/>
        <w:rPr>
          <w:u w:val="single"/>
        </w:rPr>
      </w:pPr>
    </w:p>
    <w:tbl>
      <w:tblPr>
        <w:tblStyle w:val="TableGrid"/>
        <w:tblW w:w="7650" w:type="dxa"/>
        <w:tblInd w:w="1818" w:type="dxa"/>
        <w:tblLook w:val="04A0" w:firstRow="1" w:lastRow="0" w:firstColumn="1" w:lastColumn="0" w:noHBand="0" w:noVBand="1"/>
      </w:tblPr>
      <w:tblGrid>
        <w:gridCol w:w="3870"/>
        <w:gridCol w:w="3780"/>
      </w:tblGrid>
      <w:tr w:rsidR="00670D3E" w:rsidRPr="00C549B0" w14:paraId="71C5C673" w14:textId="77777777" w:rsidTr="00E1488C">
        <w:tc>
          <w:tcPr>
            <w:tcW w:w="3870" w:type="dxa"/>
          </w:tcPr>
          <w:p w14:paraId="32A0695D" w14:textId="77777777" w:rsidR="00670D3E" w:rsidRPr="00C549B0" w:rsidRDefault="00670D3E" w:rsidP="00E1488C">
            <w:pPr>
              <w:rPr>
                <w:b/>
              </w:rPr>
            </w:pPr>
            <w:r w:rsidRPr="00C549B0">
              <w:rPr>
                <w:b/>
              </w:rPr>
              <w:t>If the DBQ or examination report was prepared by a ...</w:t>
            </w:r>
          </w:p>
        </w:tc>
        <w:tc>
          <w:tcPr>
            <w:tcW w:w="3780" w:type="dxa"/>
          </w:tcPr>
          <w:p w14:paraId="4EF6EBED" w14:textId="77777777" w:rsidR="00670D3E" w:rsidRPr="00C549B0" w:rsidRDefault="00670D3E" w:rsidP="00E1488C">
            <w:pPr>
              <w:rPr>
                <w:b/>
              </w:rPr>
            </w:pPr>
            <w:r w:rsidRPr="00C549B0">
              <w:rPr>
                <w:b/>
              </w:rPr>
              <w:t>Then the certification and signature block must contain the following:  ...</w:t>
            </w:r>
          </w:p>
        </w:tc>
      </w:tr>
      <w:tr w:rsidR="00670D3E" w:rsidRPr="00C549B0" w14:paraId="5FD96064" w14:textId="77777777" w:rsidTr="00E1488C">
        <w:tc>
          <w:tcPr>
            <w:tcW w:w="3870" w:type="dxa"/>
          </w:tcPr>
          <w:p w14:paraId="4B5B246F" w14:textId="77777777" w:rsidR="00670D3E" w:rsidRPr="00C549B0" w:rsidRDefault="00670D3E" w:rsidP="00E1488C">
            <w:proofErr w:type="spellStart"/>
            <w:r w:rsidRPr="00C549B0">
              <w:t>Veterans</w:t>
            </w:r>
            <w:proofErr w:type="spellEnd"/>
            <w:r w:rsidRPr="00C549B0">
              <w:t xml:space="preserve"> Health Administration (VHA) clinician</w:t>
            </w:r>
          </w:p>
        </w:tc>
        <w:tc>
          <w:tcPr>
            <w:tcW w:w="3780" w:type="dxa"/>
          </w:tcPr>
          <w:p w14:paraId="02919D81" w14:textId="77777777" w:rsidR="00670D3E" w:rsidRPr="00C549B0" w:rsidRDefault="00670D3E" w:rsidP="007E4702">
            <w:pPr>
              <w:pStyle w:val="ListParagraph"/>
              <w:numPr>
                <w:ilvl w:val="0"/>
                <w:numId w:val="11"/>
              </w:numPr>
              <w:ind w:left="158" w:hanging="187"/>
            </w:pPr>
            <w:r w:rsidRPr="00C549B0">
              <w:t>signature, and</w:t>
            </w:r>
          </w:p>
          <w:p w14:paraId="275415E9" w14:textId="77777777" w:rsidR="00670D3E" w:rsidRPr="00C549B0" w:rsidRDefault="00670D3E" w:rsidP="007E4702">
            <w:pPr>
              <w:pStyle w:val="ListParagraph"/>
              <w:numPr>
                <w:ilvl w:val="0"/>
                <w:numId w:val="11"/>
              </w:numPr>
              <w:ind w:left="158" w:hanging="187"/>
            </w:pPr>
            <w:r w:rsidRPr="00C549B0">
              <w:t>printed name and credentials (</w:t>
            </w:r>
            <w:r w:rsidRPr="00C549B0">
              <w:rPr>
                <w:rStyle w:val="ui-provider"/>
              </w:rPr>
              <w:t>for example,</w:t>
            </w:r>
            <w:r w:rsidRPr="00C549B0">
              <w:t xml:space="preserve"> M.D., D.O., F.N.P.).</w:t>
            </w:r>
          </w:p>
        </w:tc>
      </w:tr>
      <w:tr w:rsidR="00670D3E" w:rsidRPr="00C549B0" w14:paraId="6E295950" w14:textId="77777777" w:rsidTr="00E1488C">
        <w:tc>
          <w:tcPr>
            <w:tcW w:w="3870" w:type="dxa"/>
          </w:tcPr>
          <w:p w14:paraId="3153B784" w14:textId="77777777" w:rsidR="00670D3E" w:rsidRPr="00C549B0" w:rsidRDefault="00670D3E" w:rsidP="00E1488C">
            <w:r w:rsidRPr="00C549B0">
              <w:t>Veterans Benefits Administration (VBA)-contracted examination provider</w:t>
            </w:r>
          </w:p>
        </w:tc>
        <w:tc>
          <w:tcPr>
            <w:tcW w:w="3780" w:type="dxa"/>
          </w:tcPr>
          <w:p w14:paraId="73B41EF6" w14:textId="77777777" w:rsidR="00670D3E" w:rsidRPr="00C549B0" w:rsidRDefault="00670D3E" w:rsidP="007E4702">
            <w:pPr>
              <w:pStyle w:val="ListParagraph"/>
              <w:numPr>
                <w:ilvl w:val="0"/>
                <w:numId w:val="11"/>
              </w:numPr>
              <w:ind w:left="158" w:hanging="187"/>
            </w:pPr>
            <w:r w:rsidRPr="00C549B0">
              <w:t>signature</w:t>
            </w:r>
          </w:p>
          <w:p w14:paraId="6014C5AA" w14:textId="77777777" w:rsidR="00670D3E" w:rsidRPr="00C549B0" w:rsidRDefault="00670D3E" w:rsidP="007E4702">
            <w:pPr>
              <w:pStyle w:val="ListParagraph"/>
              <w:numPr>
                <w:ilvl w:val="0"/>
                <w:numId w:val="11"/>
              </w:numPr>
              <w:ind w:left="158" w:hanging="187"/>
            </w:pPr>
            <w:r w:rsidRPr="00C549B0">
              <w:t>credentials, and</w:t>
            </w:r>
          </w:p>
          <w:p w14:paraId="17F0062B" w14:textId="77777777" w:rsidR="00670D3E" w:rsidRPr="00C549B0" w:rsidRDefault="00670D3E" w:rsidP="007E4702">
            <w:pPr>
              <w:pStyle w:val="ListParagraph"/>
              <w:numPr>
                <w:ilvl w:val="0"/>
                <w:numId w:val="11"/>
              </w:numPr>
              <w:ind w:left="158" w:hanging="187"/>
            </w:pPr>
            <w:r w:rsidRPr="00C549B0">
              <w:t>area of practice/specialty (such as cardiology, orthopedics, internal medicine, and so on).</w:t>
            </w:r>
          </w:p>
        </w:tc>
      </w:tr>
      <w:tr w:rsidR="00670D3E" w:rsidRPr="00C549B0" w14:paraId="039353E5" w14:textId="77777777" w:rsidTr="00E1488C">
        <w:tc>
          <w:tcPr>
            <w:tcW w:w="3870" w:type="dxa"/>
          </w:tcPr>
          <w:p w14:paraId="43544D05" w14:textId="77777777" w:rsidR="00670D3E" w:rsidRPr="00C549B0" w:rsidRDefault="00670D3E" w:rsidP="00E1488C">
            <w:r w:rsidRPr="00C549B0">
              <w:t>non-VA health care provider</w:t>
            </w:r>
          </w:p>
        </w:tc>
        <w:tc>
          <w:tcPr>
            <w:tcW w:w="3780" w:type="dxa"/>
          </w:tcPr>
          <w:p w14:paraId="141B9581" w14:textId="77777777" w:rsidR="00670D3E" w:rsidRPr="00C549B0" w:rsidRDefault="00670D3E" w:rsidP="007E4702">
            <w:pPr>
              <w:pStyle w:val="ListParagraph"/>
              <w:numPr>
                <w:ilvl w:val="0"/>
                <w:numId w:val="11"/>
              </w:numPr>
              <w:ind w:left="158" w:hanging="187"/>
            </w:pPr>
            <w:r w:rsidRPr="00C549B0">
              <w:t>signature</w:t>
            </w:r>
          </w:p>
          <w:p w14:paraId="014343CB" w14:textId="77777777" w:rsidR="00670D3E" w:rsidRPr="00C549B0" w:rsidRDefault="00670D3E" w:rsidP="007E4702">
            <w:pPr>
              <w:pStyle w:val="ListParagraph"/>
              <w:numPr>
                <w:ilvl w:val="0"/>
                <w:numId w:val="11"/>
              </w:numPr>
              <w:ind w:left="158" w:hanging="187"/>
            </w:pPr>
            <w:r w:rsidRPr="00C549B0">
              <w:t xml:space="preserve">printed name and </w:t>
            </w:r>
            <w:proofErr w:type="gramStart"/>
            <w:r w:rsidRPr="00C549B0">
              <w:t>credentials</w:t>
            </w:r>
            <w:proofErr w:type="gramEnd"/>
            <w:r w:rsidRPr="00C549B0">
              <w:t xml:space="preserve"> </w:t>
            </w:r>
          </w:p>
          <w:p w14:paraId="0C8C72A1" w14:textId="77777777" w:rsidR="00670D3E" w:rsidRPr="00C549B0" w:rsidRDefault="00670D3E" w:rsidP="007E4702">
            <w:pPr>
              <w:pStyle w:val="ListParagraph"/>
              <w:numPr>
                <w:ilvl w:val="0"/>
                <w:numId w:val="11"/>
              </w:numPr>
              <w:ind w:left="158" w:hanging="187"/>
            </w:pPr>
            <w:r w:rsidRPr="00C549B0">
              <w:t xml:space="preserve">area of practice/specialty </w:t>
            </w:r>
          </w:p>
          <w:p w14:paraId="03164097" w14:textId="77777777" w:rsidR="00670D3E" w:rsidRPr="00C549B0" w:rsidRDefault="00670D3E" w:rsidP="007E4702">
            <w:pPr>
              <w:pStyle w:val="ListParagraph"/>
              <w:numPr>
                <w:ilvl w:val="0"/>
                <w:numId w:val="11"/>
              </w:numPr>
              <w:ind w:left="158" w:hanging="187"/>
            </w:pPr>
            <w:r w:rsidRPr="00C549B0">
              <w:t>phone and/or fax number</w:t>
            </w:r>
          </w:p>
          <w:p w14:paraId="07B8A562" w14:textId="77777777" w:rsidR="00670D3E" w:rsidRPr="00C549B0" w:rsidRDefault="00670D3E" w:rsidP="007E4702">
            <w:pPr>
              <w:pStyle w:val="ListParagraph"/>
              <w:numPr>
                <w:ilvl w:val="0"/>
                <w:numId w:val="11"/>
              </w:numPr>
              <w:ind w:left="158" w:hanging="187"/>
            </w:pPr>
            <w:r w:rsidRPr="00C549B0">
              <w:t>medical license number, and</w:t>
            </w:r>
          </w:p>
          <w:p w14:paraId="51AD4521" w14:textId="77777777" w:rsidR="00670D3E" w:rsidRPr="00C549B0" w:rsidRDefault="00670D3E" w:rsidP="007E4702">
            <w:pPr>
              <w:pStyle w:val="ListParagraph"/>
              <w:numPr>
                <w:ilvl w:val="0"/>
                <w:numId w:val="11"/>
              </w:numPr>
              <w:ind w:left="158" w:hanging="187"/>
            </w:pPr>
            <w:r w:rsidRPr="00C549B0">
              <w:t>National Provider Identifier (NPI) number.</w:t>
            </w:r>
          </w:p>
          <w:p w14:paraId="7F41F5BA" w14:textId="77777777" w:rsidR="00670D3E" w:rsidRPr="00C549B0" w:rsidRDefault="00670D3E" w:rsidP="00E1488C"/>
          <w:p w14:paraId="207CEBB7" w14:textId="77777777" w:rsidR="00670D3E" w:rsidRPr="00C549B0" w:rsidRDefault="00670D3E" w:rsidP="00E1488C">
            <w:r w:rsidRPr="00C549B0">
              <w:rPr>
                <w:b/>
                <w:bCs/>
                <w:i/>
                <w:iCs/>
              </w:rPr>
              <w:t>Exceptions</w:t>
            </w:r>
            <w:r w:rsidRPr="00C549B0">
              <w:t xml:space="preserve">:  Inclusion of a(n) </w:t>
            </w:r>
          </w:p>
          <w:p w14:paraId="736B8ACB" w14:textId="77777777" w:rsidR="00670D3E" w:rsidRPr="00C549B0" w:rsidRDefault="00670D3E" w:rsidP="007E4702">
            <w:pPr>
              <w:pStyle w:val="ListParagraph"/>
              <w:numPr>
                <w:ilvl w:val="0"/>
                <w:numId w:val="40"/>
              </w:numPr>
              <w:ind w:left="158" w:hanging="187"/>
            </w:pPr>
            <w:r w:rsidRPr="00C549B0">
              <w:t xml:space="preserve">phone and/or fax number is </w:t>
            </w:r>
            <w:r w:rsidRPr="00C549B0">
              <w:rPr>
                <w:i/>
                <w:iCs/>
              </w:rPr>
              <w:t>not</w:t>
            </w:r>
            <w:r w:rsidRPr="00C549B0">
              <w:t xml:space="preserve"> required if the</w:t>
            </w:r>
          </w:p>
          <w:p w14:paraId="7FB87A3D" w14:textId="77777777" w:rsidR="00670D3E" w:rsidRPr="00C549B0" w:rsidRDefault="00670D3E" w:rsidP="007E4702">
            <w:pPr>
              <w:pStyle w:val="ListParagraph"/>
              <w:numPr>
                <w:ilvl w:val="0"/>
                <w:numId w:val="41"/>
              </w:numPr>
              <w:ind w:left="346" w:hanging="187"/>
            </w:pPr>
            <w:r w:rsidRPr="00C549B0">
              <w:t>DBQ is otherwise satisfactorily completed, and</w:t>
            </w:r>
          </w:p>
          <w:p w14:paraId="633676F6" w14:textId="77777777" w:rsidR="00670D3E" w:rsidRPr="00C549B0" w:rsidRDefault="00670D3E" w:rsidP="007E4702">
            <w:pPr>
              <w:pStyle w:val="ListParagraph"/>
              <w:numPr>
                <w:ilvl w:val="0"/>
                <w:numId w:val="42"/>
              </w:numPr>
              <w:ind w:left="346" w:hanging="187"/>
            </w:pPr>
            <w:r w:rsidRPr="00C549B0">
              <w:t>provider’s contact information can be verified via internet search, and</w:t>
            </w:r>
          </w:p>
          <w:p w14:paraId="3B7E9E7F" w14:textId="77777777" w:rsidR="00670D3E" w:rsidRPr="00C549B0" w:rsidRDefault="00670D3E" w:rsidP="007E4702">
            <w:pPr>
              <w:pStyle w:val="ListParagraph"/>
              <w:numPr>
                <w:ilvl w:val="0"/>
                <w:numId w:val="43"/>
              </w:numPr>
              <w:ind w:left="158" w:hanging="187"/>
            </w:pPr>
            <w:r w:rsidRPr="00C549B0">
              <w:t xml:space="preserve">NPI number is </w:t>
            </w:r>
            <w:r w:rsidRPr="00C549B0">
              <w:rPr>
                <w:i/>
                <w:iCs/>
              </w:rPr>
              <w:t>not</w:t>
            </w:r>
            <w:r w:rsidRPr="00C549B0">
              <w:t xml:space="preserve"> required if the DBQ was prepared in support of a foreign claim and/or by an international health care provider.</w:t>
            </w:r>
          </w:p>
        </w:tc>
      </w:tr>
    </w:tbl>
    <w:p w14:paraId="46061EEE" w14:textId="77777777" w:rsidR="00670D3E" w:rsidRPr="00C549B0" w:rsidRDefault="00670D3E" w:rsidP="00670D3E"/>
    <w:tbl>
      <w:tblPr>
        <w:tblStyle w:val="TableGrid"/>
        <w:tblW w:w="7740" w:type="dxa"/>
        <w:tblInd w:w="1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tblGrid>
      <w:tr w:rsidR="00670D3E" w:rsidRPr="00C549B0" w14:paraId="0572360C" w14:textId="77777777" w:rsidTr="00E1488C">
        <w:tc>
          <w:tcPr>
            <w:tcW w:w="7740" w:type="dxa"/>
            <w:shd w:val="clear" w:color="auto" w:fill="auto"/>
          </w:tcPr>
          <w:p w14:paraId="73DD66C7" w14:textId="77777777" w:rsidR="00670D3E" w:rsidRPr="00C549B0" w:rsidRDefault="00670D3E" w:rsidP="00E1488C">
            <w:r w:rsidRPr="00C549B0">
              <w:rPr>
                <w:b/>
                <w:i/>
              </w:rPr>
              <w:t>Notes</w:t>
            </w:r>
            <w:r w:rsidRPr="00C549B0">
              <w:t xml:space="preserve">:  </w:t>
            </w:r>
          </w:p>
          <w:p w14:paraId="0FBCC3BA" w14:textId="77777777" w:rsidR="00670D3E" w:rsidRPr="00C549B0" w:rsidRDefault="00670D3E" w:rsidP="007E4702">
            <w:pPr>
              <w:pStyle w:val="ListParagraph"/>
              <w:numPr>
                <w:ilvl w:val="0"/>
                <w:numId w:val="71"/>
              </w:numPr>
              <w:ind w:left="158" w:hanging="187"/>
              <w:rPr>
                <w:strike/>
              </w:rPr>
            </w:pPr>
            <w:r w:rsidRPr="00C549B0">
              <w:t xml:space="preserve">In all cases involving completion of a DBQ or examination report by a non-VA health care provider, the area of practice/specialty of the provider must </w:t>
            </w:r>
            <w:r w:rsidRPr="00C549B0">
              <w:lastRenderedPageBreak/>
              <w:t>be identified.  For a DBQ or examination report completed by a VHA or VBA contract examiner, the area of practice/specialty must be evident if a specialist examination is required or requested, as in traumatic brain injury (TBI) examinations.</w:t>
            </w:r>
          </w:p>
          <w:p w14:paraId="57AD6B8B" w14:textId="77777777" w:rsidR="00670D3E" w:rsidRPr="00C549B0" w:rsidRDefault="00670D3E" w:rsidP="007E4702">
            <w:pPr>
              <w:pStyle w:val="ListParagraph"/>
              <w:numPr>
                <w:ilvl w:val="0"/>
                <w:numId w:val="72"/>
              </w:numPr>
              <w:ind w:left="158" w:hanging="187"/>
            </w:pPr>
            <w:r w:rsidRPr="00C549B0">
              <w:t>Health care providers participating in the Clinicians in Residence program at ROs must be registered and certified VHA clinicians.</w:t>
            </w:r>
          </w:p>
          <w:p w14:paraId="33039D72" w14:textId="77777777" w:rsidR="00670D3E" w:rsidRPr="00C549B0" w:rsidRDefault="00670D3E" w:rsidP="007E4702">
            <w:pPr>
              <w:pStyle w:val="ListParagraph"/>
              <w:numPr>
                <w:ilvl w:val="0"/>
                <w:numId w:val="118"/>
              </w:numPr>
              <w:ind w:left="158" w:hanging="187"/>
            </w:pPr>
            <w:r w:rsidRPr="00C549B0">
              <w:t xml:space="preserve">Where the above-outlined signature and certification requirements are not met, follow the procedures discussed in </w:t>
            </w:r>
          </w:p>
          <w:p w14:paraId="2CBBF21C" w14:textId="77777777" w:rsidR="00670D3E" w:rsidRPr="00C549B0" w:rsidRDefault="00670D3E" w:rsidP="007E4702">
            <w:pPr>
              <w:pStyle w:val="ListParagraph"/>
              <w:numPr>
                <w:ilvl w:val="0"/>
                <w:numId w:val="37"/>
              </w:numPr>
              <w:ind w:left="346" w:hanging="187"/>
            </w:pPr>
            <w:r w:rsidRPr="00C549B0">
              <w:t>M21-1, Part IV, Subpart i, 3.C.1.e or f, to return the examination report as insufficient if it was completed by a VHA or VBA contract examiner, or</w:t>
            </w:r>
          </w:p>
          <w:p w14:paraId="4143F1E4" w14:textId="77777777" w:rsidR="00670D3E" w:rsidRPr="00C549B0" w:rsidRDefault="00670D3E" w:rsidP="007E4702">
            <w:pPr>
              <w:pStyle w:val="ListParagraph"/>
              <w:numPr>
                <w:ilvl w:val="0"/>
                <w:numId w:val="37"/>
              </w:numPr>
              <w:ind w:left="346" w:hanging="187"/>
            </w:pPr>
            <w:r w:rsidRPr="00C549B0">
              <w:t>M21-1, Part IV, Subpart i, 3.A.1.e, to reconcile deficiencies in the DBQ if it was completed by a non-VA health care provider.</w:t>
            </w:r>
          </w:p>
          <w:p w14:paraId="66A389DF" w14:textId="77777777" w:rsidR="00670D3E" w:rsidRPr="00C549B0" w:rsidRDefault="00670D3E" w:rsidP="00E1488C"/>
          <w:p w14:paraId="2AED2C3F" w14:textId="77777777" w:rsidR="00670D3E" w:rsidRPr="00C549B0" w:rsidRDefault="00670D3E" w:rsidP="00E1488C">
            <w:r w:rsidRPr="00C549B0">
              <w:rPr>
                <w:b/>
                <w:i/>
              </w:rPr>
              <w:t>References</w:t>
            </w:r>
            <w:r w:rsidRPr="00C549B0">
              <w:t xml:space="preserve">:  For more information on </w:t>
            </w:r>
          </w:p>
          <w:p w14:paraId="67C72681" w14:textId="77777777" w:rsidR="00670D3E" w:rsidRPr="00C549B0" w:rsidRDefault="00670D3E" w:rsidP="007E4702">
            <w:pPr>
              <w:pStyle w:val="ListParagraph"/>
              <w:numPr>
                <w:ilvl w:val="0"/>
                <w:numId w:val="119"/>
              </w:numPr>
              <w:ind w:left="158" w:hanging="187"/>
            </w:pPr>
            <w:r w:rsidRPr="00C549B0">
              <w:t>who must sign examination reports, see M21-1, Part IV, Subpart i, 3.A.1.a</w:t>
            </w:r>
          </w:p>
          <w:p w14:paraId="5E1D16DA" w14:textId="77777777" w:rsidR="00670D3E" w:rsidRPr="00C549B0" w:rsidRDefault="00670D3E" w:rsidP="007E4702">
            <w:pPr>
              <w:pStyle w:val="ListParagraph"/>
              <w:numPr>
                <w:ilvl w:val="0"/>
                <w:numId w:val="12"/>
              </w:numPr>
              <w:ind w:left="158" w:hanging="187"/>
            </w:pPr>
            <w:r w:rsidRPr="00C549B0">
              <w:t>the review of DBQs, see M21-1, Part IV, Subpart i, 3.A.1.d, and</w:t>
            </w:r>
          </w:p>
          <w:p w14:paraId="1D0289EE" w14:textId="77777777" w:rsidR="00670D3E" w:rsidRPr="00C549B0" w:rsidRDefault="00670D3E" w:rsidP="007E4702">
            <w:pPr>
              <w:pStyle w:val="ListParagraph"/>
              <w:numPr>
                <w:ilvl w:val="0"/>
                <w:numId w:val="12"/>
              </w:numPr>
              <w:ind w:left="158" w:hanging="187"/>
            </w:pPr>
            <w:r w:rsidRPr="00C549B0">
              <w:t xml:space="preserve">insufficient examination reports, see M21-1, Part IV, Subpart i, </w:t>
            </w:r>
            <w:proofErr w:type="gramStart"/>
            <w:r w:rsidRPr="00C549B0">
              <w:t>3.C.</w:t>
            </w:r>
            <w:proofErr w:type="gramEnd"/>
          </w:p>
        </w:tc>
      </w:tr>
    </w:tbl>
    <w:p w14:paraId="099021E3" w14:textId="77777777" w:rsidR="00670D3E" w:rsidRPr="00C549B0" w:rsidRDefault="00670D3E" w:rsidP="00670D3E">
      <w:pPr>
        <w:tabs>
          <w:tab w:val="left" w:pos="9360"/>
        </w:tabs>
        <w:ind w:left="1714"/>
      </w:pPr>
      <w:r w:rsidRPr="00C549B0">
        <w:rPr>
          <w:u w:val="single"/>
        </w:rPr>
        <w:lastRenderedPageBreak/>
        <w:tab/>
      </w:r>
    </w:p>
    <w:p w14:paraId="7970A56D" w14:textId="77777777" w:rsidR="00670D3E" w:rsidRPr="00C549B0" w:rsidRDefault="00670D3E" w:rsidP="00670D3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8"/>
        <w:gridCol w:w="7740"/>
      </w:tblGrid>
      <w:tr w:rsidR="00670D3E" w:rsidRPr="00C549B0" w14:paraId="6E17C084" w14:textId="77777777" w:rsidTr="00E1488C">
        <w:trPr>
          <w:trHeight w:val="7380"/>
        </w:trPr>
        <w:tc>
          <w:tcPr>
            <w:tcW w:w="1728" w:type="dxa"/>
            <w:shd w:val="clear" w:color="auto" w:fill="auto"/>
          </w:tcPr>
          <w:p w14:paraId="71874DFE" w14:textId="77777777" w:rsidR="00670D3E" w:rsidRPr="00C549B0" w:rsidRDefault="00670D3E" w:rsidP="00E1488C">
            <w:pPr>
              <w:pStyle w:val="Heading5"/>
            </w:pPr>
            <w:bookmarkStart w:id="14" w:name="_c.__Telehealth"/>
            <w:bookmarkEnd w:id="14"/>
            <w:r w:rsidRPr="00C549B0">
              <w:t xml:space="preserve">c.  Tele-C&amp;P and </w:t>
            </w:r>
            <w:proofErr w:type="spellStart"/>
            <w:r w:rsidRPr="00C549B0">
              <w:t>Telemental</w:t>
            </w:r>
            <w:proofErr w:type="spellEnd"/>
            <w:r w:rsidRPr="00C549B0">
              <w:t xml:space="preserve"> Health Examinations</w:t>
            </w:r>
          </w:p>
        </w:tc>
        <w:tc>
          <w:tcPr>
            <w:tcW w:w="7740" w:type="dxa"/>
            <w:shd w:val="clear" w:color="auto" w:fill="auto"/>
          </w:tcPr>
          <w:p w14:paraId="6EC7EBCD" w14:textId="77777777" w:rsidR="00670D3E" w:rsidRPr="00C549B0" w:rsidRDefault="00670D3E" w:rsidP="00E1488C">
            <w:pPr>
              <w:pStyle w:val="BulletText1"/>
              <w:numPr>
                <w:ilvl w:val="0"/>
                <w:numId w:val="0"/>
              </w:numPr>
            </w:pPr>
            <w:proofErr w:type="spellStart"/>
            <w:r w:rsidRPr="00C549B0">
              <w:t>TeleCompensation</w:t>
            </w:r>
            <w:proofErr w:type="spellEnd"/>
            <w:r w:rsidRPr="00C549B0">
              <w:t xml:space="preserve"> and Pension (Tele-C&amp;P) disability evaluations can provide accurate and fully descriptive face-to-face evaluations for VBA rating purposes through use of telehealth video technologies.</w:t>
            </w:r>
          </w:p>
          <w:p w14:paraId="06AE1249" w14:textId="77777777" w:rsidR="00670D3E" w:rsidRPr="00C549B0" w:rsidRDefault="00670D3E" w:rsidP="00E1488C">
            <w:pPr>
              <w:pStyle w:val="BulletText1"/>
              <w:numPr>
                <w:ilvl w:val="0"/>
                <w:numId w:val="0"/>
              </w:numPr>
            </w:pPr>
          </w:p>
          <w:p w14:paraId="5F0022E8" w14:textId="77777777" w:rsidR="00670D3E" w:rsidRPr="00C549B0" w:rsidRDefault="00670D3E" w:rsidP="00E1488C">
            <w:pPr>
              <w:pStyle w:val="BulletText1"/>
              <w:numPr>
                <w:ilvl w:val="0"/>
                <w:numId w:val="0"/>
              </w:numPr>
            </w:pPr>
            <w:r w:rsidRPr="00C549B0">
              <w:t xml:space="preserve">When an examiner elects to conduct a Tele-C&amp;P (or </w:t>
            </w:r>
            <w:proofErr w:type="spellStart"/>
            <w:r w:rsidRPr="00C549B0">
              <w:t>telemental</w:t>
            </w:r>
            <w:proofErr w:type="spellEnd"/>
            <w:r w:rsidRPr="00C549B0">
              <w:t xml:space="preserve"> health) examination utilizing telehealth video technologies</w:t>
            </w:r>
            <w:r w:rsidRPr="00C549B0">
              <w:rPr>
                <w:i/>
              </w:rPr>
              <w:t xml:space="preserve"> </w:t>
            </w:r>
            <w:r w:rsidRPr="00C549B0">
              <w:t>in lieu of performing an in-person examination, assess the report for sufficiency under the same standards applicable to in-person examinations.</w:t>
            </w:r>
          </w:p>
          <w:p w14:paraId="2347F473" w14:textId="77777777" w:rsidR="00670D3E" w:rsidRPr="00C549B0" w:rsidRDefault="00670D3E" w:rsidP="00E1488C">
            <w:pPr>
              <w:pStyle w:val="BulletText1"/>
              <w:numPr>
                <w:ilvl w:val="0"/>
                <w:numId w:val="0"/>
              </w:numPr>
            </w:pPr>
          </w:p>
          <w:p w14:paraId="1A79B546" w14:textId="77777777" w:rsidR="00670D3E" w:rsidRPr="00C549B0" w:rsidRDefault="00670D3E" w:rsidP="00E1488C">
            <w:pPr>
              <w:pStyle w:val="BulletText1"/>
              <w:numPr>
                <w:ilvl w:val="0"/>
                <w:numId w:val="0"/>
              </w:numPr>
            </w:pPr>
            <w:r w:rsidRPr="00C549B0">
              <w:rPr>
                <w:b/>
                <w:i/>
              </w:rPr>
              <w:t>Important</w:t>
            </w:r>
            <w:r w:rsidRPr="00C549B0">
              <w:t xml:space="preserve">:  When reviewing DBQs or medical/examination reports prepared </w:t>
            </w:r>
            <w:r w:rsidRPr="00C549B0">
              <w:rPr>
                <w:i/>
                <w:iCs/>
              </w:rPr>
              <w:t>by private, non-VA providers</w:t>
            </w:r>
            <w:r w:rsidRPr="00C549B0">
              <w:t xml:space="preserve"> via means of telehealth/</w:t>
            </w:r>
            <w:proofErr w:type="spellStart"/>
            <w:r w:rsidRPr="00C549B0">
              <w:t>telemental</w:t>
            </w:r>
            <w:proofErr w:type="spellEnd"/>
            <w:r w:rsidRPr="00C549B0">
              <w:t xml:space="preserve"> health, for the purposes of determining adequacy for rating purposes, exercise prudent judgment by</w:t>
            </w:r>
          </w:p>
          <w:p w14:paraId="4A2BFB92" w14:textId="77777777" w:rsidR="00670D3E" w:rsidRPr="00C549B0" w:rsidRDefault="00670D3E" w:rsidP="007E4702">
            <w:pPr>
              <w:pStyle w:val="ListParagraph"/>
              <w:numPr>
                <w:ilvl w:val="0"/>
                <w:numId w:val="120"/>
              </w:numPr>
              <w:ind w:left="158" w:hanging="187"/>
            </w:pPr>
            <w:r w:rsidRPr="00C549B0">
              <w:t>applying the general assessment principles discussed in M21-1, Part IV, Subpart i, 3.A.1.e, and</w:t>
            </w:r>
          </w:p>
          <w:p w14:paraId="145EF246" w14:textId="77777777" w:rsidR="00670D3E" w:rsidRPr="00C549B0" w:rsidRDefault="00670D3E" w:rsidP="007E4702">
            <w:pPr>
              <w:pStyle w:val="ListParagraph"/>
              <w:numPr>
                <w:ilvl w:val="0"/>
                <w:numId w:val="73"/>
              </w:numPr>
              <w:ind w:left="158" w:hanging="187"/>
            </w:pPr>
            <w:r w:rsidRPr="00C549B0">
              <w:t xml:space="preserve">considering the </w:t>
            </w:r>
          </w:p>
          <w:p w14:paraId="19811FEE" w14:textId="77777777" w:rsidR="00670D3E" w:rsidRPr="00C549B0" w:rsidRDefault="00670D3E" w:rsidP="007E4702">
            <w:pPr>
              <w:pStyle w:val="ListParagraph"/>
              <w:numPr>
                <w:ilvl w:val="0"/>
                <w:numId w:val="28"/>
              </w:numPr>
              <w:ind w:left="346" w:hanging="187"/>
            </w:pPr>
            <w:r w:rsidRPr="00C549B0">
              <w:t>credibility and probative value associated with variables disclosed in the DBQ/report, to include the</w:t>
            </w:r>
          </w:p>
          <w:p w14:paraId="09B29F4B" w14:textId="77777777" w:rsidR="00670D3E" w:rsidRPr="00C549B0" w:rsidRDefault="00670D3E" w:rsidP="007E4702">
            <w:pPr>
              <w:pStyle w:val="ListParagraph"/>
              <w:numPr>
                <w:ilvl w:val="0"/>
                <w:numId w:val="29"/>
              </w:numPr>
              <w:ind w:left="518" w:hanging="158"/>
            </w:pPr>
            <w:r w:rsidRPr="00C549B0">
              <w:t>clinician’s knowledge of the claimant’s relevant history</w:t>
            </w:r>
          </w:p>
          <w:p w14:paraId="2495ABB5" w14:textId="77777777" w:rsidR="00670D3E" w:rsidRPr="00C549B0" w:rsidRDefault="00670D3E" w:rsidP="007E4702">
            <w:pPr>
              <w:pStyle w:val="ListParagraph"/>
              <w:numPr>
                <w:ilvl w:val="0"/>
                <w:numId w:val="30"/>
              </w:numPr>
              <w:ind w:left="518" w:hanging="158"/>
            </w:pPr>
            <w:r w:rsidRPr="00C549B0">
              <w:t>length of time the clinician has treated the Veteran, and</w:t>
            </w:r>
          </w:p>
          <w:p w14:paraId="1CE8FFB8" w14:textId="77777777" w:rsidR="00670D3E" w:rsidRPr="00C549B0" w:rsidRDefault="00670D3E" w:rsidP="007E4702">
            <w:pPr>
              <w:pStyle w:val="ListParagraph"/>
              <w:numPr>
                <w:ilvl w:val="0"/>
                <w:numId w:val="31"/>
              </w:numPr>
              <w:ind w:left="518" w:hanging="158"/>
            </w:pPr>
            <w:r w:rsidRPr="00C549B0">
              <w:t>extent to which medical records and/or other records were reviewed and considered, and</w:t>
            </w:r>
          </w:p>
          <w:p w14:paraId="31A6FBD4" w14:textId="77777777" w:rsidR="00670D3E" w:rsidRPr="00C549B0" w:rsidRDefault="00670D3E" w:rsidP="007E4702">
            <w:pPr>
              <w:pStyle w:val="ListParagraph"/>
              <w:numPr>
                <w:ilvl w:val="0"/>
                <w:numId w:val="28"/>
              </w:numPr>
              <w:ind w:left="346" w:hanging="187"/>
            </w:pPr>
            <w:r w:rsidRPr="00C549B0">
              <w:t>compatibility of the DBQ/report submitted with the types identified as suitable for performance via telehealth technology in t</w:t>
            </w:r>
            <w:r w:rsidRPr="00C549B0">
              <w:rPr>
                <w:color w:val="auto"/>
              </w:rPr>
              <w:t xml:space="preserve">he </w:t>
            </w:r>
            <w:hyperlink r:id="rId11" w:history="1">
              <w:r w:rsidRPr="00C549B0">
                <w:rPr>
                  <w:rStyle w:val="Hyperlink"/>
                  <w:i/>
                </w:rPr>
                <w:t>Office of Disability and Medical Assessment (DMA) Fact Sheet 20-002,</w:t>
              </w:r>
              <w:r w:rsidRPr="00C549B0">
                <w:rPr>
                  <w:rStyle w:val="Hyperlink"/>
                  <w:iCs/>
                </w:rPr>
                <w:t xml:space="preserve"> </w:t>
              </w:r>
              <w:r w:rsidRPr="00C549B0">
                <w:rPr>
                  <w:rStyle w:val="Hyperlink"/>
                  <w:i/>
                </w:rPr>
                <w:t>Telehealth for Compensation and Pension (C&amp;P) Examinations</w:t>
              </w:r>
            </w:hyperlink>
            <w:r w:rsidRPr="00C549B0">
              <w:rPr>
                <w:rStyle w:val="Hyperlink"/>
                <w:iCs/>
                <w:color w:val="auto"/>
              </w:rPr>
              <w:t>.</w:t>
            </w:r>
          </w:p>
        </w:tc>
      </w:tr>
    </w:tbl>
    <w:p w14:paraId="20417341" w14:textId="77777777" w:rsidR="00670D3E" w:rsidRPr="00C549B0" w:rsidRDefault="00670D3E" w:rsidP="00670D3E">
      <w:pPr>
        <w:tabs>
          <w:tab w:val="left" w:pos="9360"/>
        </w:tabs>
        <w:ind w:left="1714"/>
      </w:pPr>
      <w:r w:rsidRPr="00C549B0">
        <w:rPr>
          <w:u w:val="single"/>
        </w:rPr>
        <w:tab/>
      </w:r>
    </w:p>
    <w:p w14:paraId="09EF3C4A" w14:textId="77777777" w:rsidR="00670D3E" w:rsidRPr="00C549B0" w:rsidRDefault="00670D3E" w:rsidP="00670D3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7646"/>
      </w:tblGrid>
      <w:tr w:rsidR="00670D3E" w:rsidRPr="00C549B0" w14:paraId="36D003D1" w14:textId="77777777" w:rsidTr="00E1488C">
        <w:tc>
          <w:tcPr>
            <w:tcW w:w="1728" w:type="dxa"/>
            <w:shd w:val="clear" w:color="auto" w:fill="auto"/>
          </w:tcPr>
          <w:p w14:paraId="39E894C9" w14:textId="77777777" w:rsidR="00670D3E" w:rsidRPr="00C549B0" w:rsidRDefault="00670D3E" w:rsidP="00E1488C">
            <w:pPr>
              <w:pStyle w:val="Heading5"/>
            </w:pPr>
            <w:bookmarkStart w:id="15" w:name="_d.__DBQs"/>
            <w:bookmarkEnd w:id="15"/>
            <w:r w:rsidRPr="00C549B0">
              <w:lastRenderedPageBreak/>
              <w:t xml:space="preserve">d.  Review of DBQs </w:t>
            </w:r>
          </w:p>
        </w:tc>
        <w:tc>
          <w:tcPr>
            <w:tcW w:w="7740" w:type="dxa"/>
            <w:shd w:val="clear" w:color="auto" w:fill="auto"/>
          </w:tcPr>
          <w:p w14:paraId="2AA0BBD0" w14:textId="77777777" w:rsidR="00670D3E" w:rsidRPr="00C549B0" w:rsidRDefault="00670D3E" w:rsidP="00E1488C">
            <w:pPr>
              <w:pStyle w:val="BlockText"/>
            </w:pPr>
            <w:r w:rsidRPr="00C549B0">
              <w:t xml:space="preserve">Review DBQs to </w:t>
            </w:r>
            <w:proofErr w:type="gramStart"/>
            <w:r w:rsidRPr="00C549B0">
              <w:t>ensure</w:t>
            </w:r>
            <w:proofErr w:type="gramEnd"/>
          </w:p>
          <w:p w14:paraId="7351D767" w14:textId="77777777" w:rsidR="00670D3E" w:rsidRPr="00C549B0" w:rsidRDefault="00670D3E" w:rsidP="00E1488C">
            <w:pPr>
              <w:pStyle w:val="BlockText"/>
            </w:pPr>
          </w:p>
          <w:p w14:paraId="25C17724" w14:textId="77777777" w:rsidR="00670D3E" w:rsidRPr="00C549B0" w:rsidRDefault="00670D3E" w:rsidP="007E4702">
            <w:pPr>
              <w:pStyle w:val="ListParagraph"/>
              <w:numPr>
                <w:ilvl w:val="0"/>
                <w:numId w:val="121"/>
              </w:numPr>
              <w:ind w:left="158" w:hanging="187"/>
            </w:pPr>
            <w:r w:rsidRPr="00C549B0">
              <w:t xml:space="preserve">the health care provider meets any specialty requirement for the examination conducted, and </w:t>
            </w:r>
          </w:p>
          <w:p w14:paraId="0A046923" w14:textId="77777777" w:rsidR="00670D3E" w:rsidRPr="00C549B0" w:rsidRDefault="00670D3E" w:rsidP="007E4702">
            <w:pPr>
              <w:pStyle w:val="ListParagraph"/>
              <w:numPr>
                <w:ilvl w:val="0"/>
                <w:numId w:val="8"/>
              </w:numPr>
              <w:ind w:left="158" w:hanging="187"/>
            </w:pPr>
            <w:r w:rsidRPr="00C549B0">
              <w:t>the DBQ is sufficient for rating purposes.</w:t>
            </w:r>
          </w:p>
          <w:p w14:paraId="66421B03" w14:textId="77777777" w:rsidR="00670D3E" w:rsidRPr="00C549B0" w:rsidRDefault="00670D3E" w:rsidP="00E1488C">
            <w:pPr>
              <w:pStyle w:val="BlockText"/>
            </w:pPr>
          </w:p>
          <w:p w14:paraId="11131DE1" w14:textId="77777777" w:rsidR="00670D3E" w:rsidRPr="00C549B0" w:rsidRDefault="00670D3E" w:rsidP="00E1488C">
            <w:r w:rsidRPr="00C549B0">
              <w:rPr>
                <w:b/>
                <w:i/>
              </w:rPr>
              <w:t>Note</w:t>
            </w:r>
            <w:r w:rsidRPr="00C549B0">
              <w:t>:  DBQs completed by a licensed health care provider, to include a nurse practitioner or physician’s assistant, are acceptable for VA examinations.</w:t>
            </w:r>
          </w:p>
          <w:p w14:paraId="256E07C6" w14:textId="77777777" w:rsidR="00670D3E" w:rsidRPr="00C549B0" w:rsidRDefault="00670D3E" w:rsidP="00E1488C"/>
          <w:p w14:paraId="092CF1E7" w14:textId="77777777" w:rsidR="00670D3E" w:rsidRPr="00C549B0" w:rsidRDefault="00670D3E" w:rsidP="00E1488C">
            <w:r w:rsidRPr="00C549B0">
              <w:rPr>
                <w:b/>
                <w:i/>
              </w:rPr>
              <w:t>References</w:t>
            </w:r>
            <w:r w:rsidRPr="00C549B0">
              <w:t>:  For more information on</w:t>
            </w:r>
          </w:p>
          <w:p w14:paraId="1C48DC86" w14:textId="77777777" w:rsidR="00670D3E" w:rsidRPr="00C549B0" w:rsidRDefault="00670D3E" w:rsidP="007E4702">
            <w:pPr>
              <w:pStyle w:val="ListParagraph"/>
              <w:numPr>
                <w:ilvl w:val="0"/>
                <w:numId w:val="20"/>
              </w:numPr>
              <w:ind w:left="158" w:hanging="187"/>
            </w:pPr>
            <w:r w:rsidRPr="00C549B0">
              <w:t xml:space="preserve">DBQs approved for public use, see the </w:t>
            </w:r>
            <w:r>
              <w:fldChar w:fldCharType="begin"/>
            </w:r>
            <w:r>
              <w:instrText>HYPERLINK "https://www.benefits.va.gov/compensation/dbq_publicdbqs.asp"</w:instrText>
            </w:r>
            <w:r>
              <w:fldChar w:fldCharType="separate"/>
            </w:r>
            <w:del w:id="16" w:author="KENNEDY, Kelly, VBAVACO" w:date="2024-01-22T15:06:00Z">
              <w:r w:rsidRPr="00C549B0" w:rsidDel="003620F0">
                <w:rPr>
                  <w:rStyle w:val="Hyperlink"/>
                  <w:i/>
                  <w:iCs/>
                </w:rPr>
                <w:delText>Private Medical Evidence</w:delText>
              </w:r>
            </w:del>
            <w:r w:rsidRPr="003620F0">
              <w:rPr>
                <w:rStyle w:val="Hyperlink"/>
                <w:i/>
                <w:iCs/>
                <w:highlight w:val="yellow"/>
              </w:rPr>
              <w:t>Public Disability Benefits Questionnaires</w:t>
            </w:r>
            <w:r>
              <w:rPr>
                <w:rStyle w:val="Hyperlink"/>
                <w:i/>
                <w:iCs/>
              </w:rPr>
              <w:fldChar w:fldCharType="end"/>
            </w:r>
            <w:r w:rsidRPr="00C549B0">
              <w:rPr>
                <w:i/>
                <w:iCs/>
              </w:rPr>
              <w:t xml:space="preserve"> </w:t>
            </w:r>
            <w:r w:rsidRPr="00C549B0">
              <w:t>page</w:t>
            </w:r>
          </w:p>
          <w:p w14:paraId="3240BD99" w14:textId="77777777" w:rsidR="00670D3E" w:rsidRPr="00C549B0" w:rsidRDefault="00670D3E" w:rsidP="007E4702">
            <w:pPr>
              <w:pStyle w:val="ListParagraph"/>
              <w:numPr>
                <w:ilvl w:val="0"/>
                <w:numId w:val="7"/>
              </w:numPr>
              <w:ind w:left="158" w:hanging="187"/>
            </w:pPr>
            <w:r w:rsidRPr="00C549B0">
              <w:t>requirements for examination reports, see M21-1, Part IV, Subpart i, 3.A.1.l</w:t>
            </w:r>
          </w:p>
          <w:p w14:paraId="78B663E8" w14:textId="77777777" w:rsidR="00670D3E" w:rsidRPr="00C549B0" w:rsidRDefault="00670D3E" w:rsidP="007E4702">
            <w:pPr>
              <w:pStyle w:val="ListParagraph"/>
              <w:numPr>
                <w:ilvl w:val="0"/>
                <w:numId w:val="7"/>
              </w:numPr>
              <w:ind w:left="158" w:hanging="187"/>
            </w:pPr>
            <w:r w:rsidRPr="00C549B0">
              <w:t>examiner qualifications and signature requirements, see M21-1, Part IV, Subpart i, 3.A.1.b</w:t>
            </w:r>
          </w:p>
          <w:p w14:paraId="0823A682" w14:textId="77777777" w:rsidR="00670D3E" w:rsidRPr="00C549B0" w:rsidRDefault="00670D3E" w:rsidP="007E4702">
            <w:pPr>
              <w:pStyle w:val="ListParagraph"/>
              <w:numPr>
                <w:ilvl w:val="0"/>
                <w:numId w:val="7"/>
              </w:numPr>
              <w:ind w:left="158" w:hanging="187"/>
            </w:pPr>
            <w:r w:rsidRPr="00C549B0">
              <w:t>use and acceptance of DBQs for VA examinations and opinions, see M21-1, Part IV, Subpart i, 2.A.3.b</w:t>
            </w:r>
          </w:p>
          <w:p w14:paraId="5AB77A01" w14:textId="77777777" w:rsidR="00670D3E" w:rsidRPr="00C549B0" w:rsidRDefault="00670D3E" w:rsidP="007E4702">
            <w:pPr>
              <w:pStyle w:val="ListParagraph"/>
              <w:numPr>
                <w:ilvl w:val="0"/>
                <w:numId w:val="7"/>
              </w:numPr>
              <w:ind w:left="158" w:hanging="187"/>
            </w:pPr>
            <w:r w:rsidRPr="00C549B0">
              <w:t xml:space="preserve">specialty requirements for </w:t>
            </w:r>
            <w:del w:id="17" w:author="KENNEDY, Kelly, VBAVACO" w:date="2024-01-25T10:19:00Z">
              <w:r w:rsidRPr="00C549B0" w:rsidDel="00EF5C93">
                <w:delText>mental</w:delText>
              </w:r>
            </w:del>
            <w:r w:rsidRPr="00EF5C93">
              <w:rPr>
                <w:highlight w:val="yellow"/>
              </w:rPr>
              <w:t>psychological</w:t>
            </w:r>
            <w:r w:rsidRPr="00C549B0">
              <w:t xml:space="preserve"> examination</w:t>
            </w:r>
            <w:r w:rsidRPr="00EF5C93">
              <w:rPr>
                <w:highlight w:val="yellow"/>
              </w:rPr>
              <w:t>s</w:t>
            </w:r>
            <w:del w:id="18" w:author="KENNEDY, Kelly, VBAVACO" w:date="2024-01-25T10:19:00Z">
              <w:r w:rsidRPr="00C549B0" w:rsidDel="00EF5C93">
                <w:delText xml:space="preserve"> providers</w:delText>
              </w:r>
            </w:del>
            <w:r w:rsidRPr="00C549B0">
              <w:t xml:space="preserve">, see M21-1, Part IV, Subpart i, </w:t>
            </w:r>
            <w:proofErr w:type="gramStart"/>
            <w:r w:rsidRPr="00C549B0">
              <w:t>3.A.</w:t>
            </w:r>
            <w:proofErr w:type="gramEnd"/>
            <w:r w:rsidRPr="00C549B0">
              <w:t>1.</w:t>
            </w:r>
            <w:del w:id="19" w:author="KENNEDY, Kelly, VBAVACO" w:date="2024-01-25T10:19:00Z">
              <w:r w:rsidRPr="00C549B0" w:rsidDel="00EF5C93">
                <w:delText xml:space="preserve">h and </w:delText>
              </w:r>
            </w:del>
            <w:r w:rsidRPr="00C549B0">
              <w:t>i</w:t>
            </w:r>
          </w:p>
          <w:p w14:paraId="4BD05BB8" w14:textId="77777777" w:rsidR="00670D3E" w:rsidRPr="00C549B0" w:rsidRDefault="00670D3E" w:rsidP="007E4702">
            <w:pPr>
              <w:pStyle w:val="ListParagraph"/>
              <w:numPr>
                <w:ilvl w:val="0"/>
                <w:numId w:val="7"/>
              </w:numPr>
              <w:ind w:left="158" w:hanging="187"/>
            </w:pPr>
            <w:r w:rsidRPr="00C549B0">
              <w:t>specialty requirements for TBI examinations, see M21-1, Part IV, Subpart i, 3.A.1.j, and</w:t>
            </w:r>
          </w:p>
          <w:p w14:paraId="135B7624" w14:textId="77777777" w:rsidR="00670D3E" w:rsidRPr="00C549B0" w:rsidRDefault="00670D3E" w:rsidP="007E4702">
            <w:pPr>
              <w:pStyle w:val="ListParagraph"/>
              <w:numPr>
                <w:ilvl w:val="0"/>
                <w:numId w:val="7"/>
              </w:numPr>
              <w:ind w:left="158" w:hanging="187"/>
            </w:pPr>
            <w:r w:rsidRPr="00C549B0">
              <w:t xml:space="preserve">specialty requirements for audiology examinations, see M21-1, Part IV, Subpart i, </w:t>
            </w:r>
            <w:proofErr w:type="gramStart"/>
            <w:r w:rsidRPr="00C549B0">
              <w:t>3.A.</w:t>
            </w:r>
            <w:proofErr w:type="gramEnd"/>
            <w:r w:rsidRPr="00C549B0">
              <w:t>1.k.</w:t>
            </w:r>
          </w:p>
        </w:tc>
      </w:tr>
    </w:tbl>
    <w:p w14:paraId="652F405D" w14:textId="77777777" w:rsidR="00670D3E" w:rsidRPr="00C549B0" w:rsidRDefault="00670D3E" w:rsidP="00670D3E">
      <w:pPr>
        <w:tabs>
          <w:tab w:val="left" w:pos="9360"/>
        </w:tabs>
        <w:ind w:left="1714"/>
      </w:pPr>
      <w:r w:rsidRPr="00C549B0">
        <w:rPr>
          <w:u w:val="single"/>
        </w:rPr>
        <w:tab/>
      </w:r>
    </w:p>
    <w:p w14:paraId="60C52F03" w14:textId="77777777" w:rsidR="00670D3E" w:rsidRPr="00C549B0" w:rsidRDefault="00670D3E" w:rsidP="00670D3E">
      <w:bookmarkStart w:id="20" w:name="Topic2e"/>
      <w:bookmarkEnd w:id="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7640"/>
      </w:tblGrid>
      <w:tr w:rsidR="00670D3E" w:rsidRPr="00C549B0" w14:paraId="678D4598" w14:textId="77777777" w:rsidTr="00E1488C">
        <w:tc>
          <w:tcPr>
            <w:tcW w:w="1728" w:type="dxa"/>
            <w:shd w:val="clear" w:color="auto" w:fill="auto"/>
          </w:tcPr>
          <w:p w14:paraId="07A97044" w14:textId="77777777" w:rsidR="00670D3E" w:rsidRPr="00C549B0" w:rsidRDefault="00670D3E" w:rsidP="00E1488C">
            <w:pPr>
              <w:pStyle w:val="Heading5"/>
            </w:pPr>
            <w:r w:rsidRPr="00C549B0">
              <w:t>e.  Assessing Sufficiency of DBQs Completed by Non-VA Providers</w:t>
            </w:r>
          </w:p>
        </w:tc>
        <w:tc>
          <w:tcPr>
            <w:tcW w:w="7740" w:type="dxa"/>
            <w:shd w:val="clear" w:color="auto" w:fill="auto"/>
          </w:tcPr>
          <w:p w14:paraId="0A44A2F1" w14:textId="77777777" w:rsidR="00670D3E" w:rsidRPr="00C549B0" w:rsidRDefault="00670D3E" w:rsidP="00E1488C">
            <w:r w:rsidRPr="00C549B0">
              <w:t xml:space="preserve">If the evidentiary record contains a privately completed DBQ, generally, claims processors </w:t>
            </w:r>
            <w:proofErr w:type="gramStart"/>
            <w:r w:rsidRPr="00C549B0">
              <w:t>must</w:t>
            </w:r>
            <w:proofErr w:type="gramEnd"/>
          </w:p>
          <w:p w14:paraId="062BC0E9" w14:textId="77777777" w:rsidR="00670D3E" w:rsidRPr="00C549B0" w:rsidRDefault="00670D3E" w:rsidP="00E1488C"/>
          <w:p w14:paraId="57945773" w14:textId="77777777" w:rsidR="00670D3E" w:rsidRPr="00C549B0" w:rsidRDefault="00670D3E" w:rsidP="007E4702">
            <w:pPr>
              <w:pStyle w:val="ListParagraph"/>
              <w:numPr>
                <w:ilvl w:val="0"/>
                <w:numId w:val="122"/>
              </w:numPr>
              <w:ind w:left="158" w:hanging="187"/>
            </w:pPr>
            <w:r w:rsidRPr="00664CF6">
              <w:rPr>
                <w:highlight w:val="yellow"/>
              </w:rPr>
              <w:t>assess</w:t>
            </w:r>
            <w:del w:id="21" w:author="KENNEDY, Kelly, VBAVACO" w:date="2024-01-22T15:08:00Z">
              <w:r w:rsidRPr="00C549B0" w:rsidDel="003620F0">
                <w:delText>consider</w:delText>
              </w:r>
            </w:del>
            <w:r w:rsidRPr="00C549B0">
              <w:t xml:space="preserve"> the authenticity of the information reported, as described in M21-1, Part IV, Subpart i, 3.A.1.f</w:t>
            </w:r>
            <w:r>
              <w:t xml:space="preserve"> </w:t>
            </w:r>
            <w:r w:rsidRPr="00EF5C93">
              <w:rPr>
                <w:highlight w:val="yellow"/>
              </w:rPr>
              <w:t>and g</w:t>
            </w:r>
            <w:r w:rsidRPr="00C549B0">
              <w:t xml:space="preserve">, bearing in mind that it should generally be accepted at face value </w:t>
            </w:r>
            <w:r w:rsidRPr="00670D3E">
              <w:rPr>
                <w:i/>
                <w:iCs/>
              </w:rPr>
              <w:t xml:space="preserve">unless there is reason to doubt or question </w:t>
            </w:r>
            <w:proofErr w:type="gramStart"/>
            <w:r w:rsidRPr="00670D3E">
              <w:rPr>
                <w:i/>
                <w:iCs/>
              </w:rPr>
              <w:t>it</w:t>
            </w:r>
            <w:proofErr w:type="gramEnd"/>
          </w:p>
          <w:p w14:paraId="70EBC871" w14:textId="77777777" w:rsidR="00670D3E" w:rsidRPr="00C549B0" w:rsidRDefault="00670D3E" w:rsidP="007E4702">
            <w:pPr>
              <w:pStyle w:val="ListParagraph"/>
              <w:numPr>
                <w:ilvl w:val="0"/>
                <w:numId w:val="26"/>
              </w:numPr>
              <w:ind w:left="158" w:hanging="187"/>
            </w:pPr>
            <w:r w:rsidRPr="00C549B0">
              <w:t>evaluate it under the evidentiary principles discussed in M21-1, Part V, Subpart ii, 1.A, and</w:t>
            </w:r>
          </w:p>
          <w:p w14:paraId="207585F2" w14:textId="77777777" w:rsidR="00670D3E" w:rsidRPr="00C549B0" w:rsidRDefault="00670D3E" w:rsidP="007E4702">
            <w:pPr>
              <w:pStyle w:val="ListParagraph"/>
              <w:numPr>
                <w:ilvl w:val="0"/>
                <w:numId w:val="26"/>
              </w:numPr>
              <w:ind w:left="158" w:hanging="187"/>
            </w:pPr>
            <w:r w:rsidRPr="00C549B0">
              <w:t xml:space="preserve">determine if a VA examination is still warranted in accordance </w:t>
            </w:r>
            <w:proofErr w:type="gramStart"/>
            <w:r w:rsidRPr="00C549B0">
              <w:t>with</w:t>
            </w:r>
            <w:proofErr w:type="gramEnd"/>
            <w:r w:rsidRPr="00C549B0">
              <w:t xml:space="preserve"> </w:t>
            </w:r>
          </w:p>
          <w:p w14:paraId="57A06829" w14:textId="77777777" w:rsidR="00670D3E" w:rsidRPr="00C549B0" w:rsidRDefault="00670D3E" w:rsidP="007E4702">
            <w:pPr>
              <w:pStyle w:val="ListParagraph"/>
              <w:numPr>
                <w:ilvl w:val="0"/>
                <w:numId w:val="27"/>
              </w:numPr>
              <w:ind w:left="346" w:hanging="187"/>
            </w:pPr>
            <w:r w:rsidRPr="00C549B0">
              <w:t>M21-1, Part IV, Subpart i, 3.A.1.d</w:t>
            </w:r>
          </w:p>
          <w:p w14:paraId="3FC8BF2B" w14:textId="77777777" w:rsidR="00670D3E" w:rsidRPr="00C549B0" w:rsidRDefault="00670D3E" w:rsidP="007E4702">
            <w:pPr>
              <w:pStyle w:val="ListParagraph"/>
              <w:numPr>
                <w:ilvl w:val="0"/>
                <w:numId w:val="27"/>
              </w:numPr>
              <w:ind w:left="346" w:hanging="187"/>
            </w:pPr>
            <w:r w:rsidRPr="00C549B0">
              <w:t>M21-1, Part IV, Subpart i, 2.A.3.b, and</w:t>
            </w:r>
          </w:p>
          <w:p w14:paraId="135A9909" w14:textId="77777777" w:rsidR="00670D3E" w:rsidRPr="00C549B0" w:rsidRDefault="00670D3E" w:rsidP="007E4702">
            <w:pPr>
              <w:pStyle w:val="ListParagraph"/>
              <w:numPr>
                <w:ilvl w:val="0"/>
                <w:numId w:val="27"/>
              </w:numPr>
              <w:ind w:left="346" w:hanging="187"/>
            </w:pPr>
            <w:r w:rsidRPr="00C549B0">
              <w:t>M21-1, Part IV, Subpart i, 1.B.</w:t>
            </w:r>
          </w:p>
          <w:p w14:paraId="15AD9B87" w14:textId="77777777" w:rsidR="00670D3E" w:rsidRPr="00C549B0" w:rsidRDefault="00670D3E" w:rsidP="00E1488C"/>
          <w:p w14:paraId="403458CB" w14:textId="77777777" w:rsidR="00670D3E" w:rsidRPr="00C549B0" w:rsidRDefault="00670D3E" w:rsidP="00E1488C">
            <w:r w:rsidRPr="00C549B0">
              <w:t xml:space="preserve">Use the table below to determine what action must be taken after receiving a DBQ that has </w:t>
            </w:r>
            <w:proofErr w:type="gramStart"/>
            <w:r w:rsidRPr="00C549B0">
              <w:t>been</w:t>
            </w:r>
            <w:proofErr w:type="gramEnd"/>
          </w:p>
          <w:p w14:paraId="333F39EA" w14:textId="77777777" w:rsidR="00670D3E" w:rsidRPr="00C549B0" w:rsidRDefault="00670D3E" w:rsidP="00E1488C"/>
          <w:p w14:paraId="1B9D9B81" w14:textId="77777777" w:rsidR="00670D3E" w:rsidRPr="00C549B0" w:rsidRDefault="00670D3E" w:rsidP="007E4702">
            <w:pPr>
              <w:pStyle w:val="ListParagraph"/>
              <w:numPr>
                <w:ilvl w:val="0"/>
                <w:numId w:val="74"/>
              </w:numPr>
              <w:ind w:left="158" w:hanging="187"/>
            </w:pPr>
            <w:r w:rsidRPr="00C549B0">
              <w:t>completed by a private, non-VA provider, and</w:t>
            </w:r>
          </w:p>
          <w:p w14:paraId="08636102" w14:textId="77777777" w:rsidR="00670D3E" w:rsidRPr="00C549B0" w:rsidRDefault="00670D3E" w:rsidP="007E4702">
            <w:pPr>
              <w:pStyle w:val="ListParagraph"/>
              <w:numPr>
                <w:ilvl w:val="0"/>
                <w:numId w:val="75"/>
              </w:numPr>
              <w:ind w:left="158" w:hanging="187"/>
            </w:pPr>
            <w:r w:rsidRPr="00C549B0">
              <w:t>deemed insufficient for rating purposes for the reasons described in the table.</w:t>
            </w:r>
          </w:p>
        </w:tc>
      </w:tr>
    </w:tbl>
    <w:p w14:paraId="31B3B714" w14:textId="77777777" w:rsidR="00670D3E" w:rsidRPr="00C549B0" w:rsidRDefault="00670D3E" w:rsidP="00670D3E"/>
    <w:tbl>
      <w:tblPr>
        <w:tblStyle w:val="TableGrid"/>
        <w:tblW w:w="7650" w:type="dxa"/>
        <w:tblInd w:w="1818" w:type="dxa"/>
        <w:tblLook w:val="04A0" w:firstRow="1" w:lastRow="0" w:firstColumn="1" w:lastColumn="0" w:noHBand="0" w:noVBand="1"/>
      </w:tblPr>
      <w:tblGrid>
        <w:gridCol w:w="3600"/>
        <w:gridCol w:w="4050"/>
      </w:tblGrid>
      <w:tr w:rsidR="00670D3E" w:rsidRPr="00C549B0" w14:paraId="05216B7B" w14:textId="77777777" w:rsidTr="00E1488C">
        <w:tc>
          <w:tcPr>
            <w:tcW w:w="3600" w:type="dxa"/>
          </w:tcPr>
          <w:p w14:paraId="56835275" w14:textId="77777777" w:rsidR="00670D3E" w:rsidRPr="00C549B0" w:rsidRDefault="00670D3E" w:rsidP="00E1488C">
            <w:pPr>
              <w:rPr>
                <w:b/>
              </w:rPr>
            </w:pPr>
            <w:r w:rsidRPr="00C549B0">
              <w:rPr>
                <w:b/>
              </w:rPr>
              <w:t>If the DBQ ...</w:t>
            </w:r>
          </w:p>
        </w:tc>
        <w:tc>
          <w:tcPr>
            <w:tcW w:w="4050" w:type="dxa"/>
          </w:tcPr>
          <w:p w14:paraId="06FF2454" w14:textId="77777777" w:rsidR="00670D3E" w:rsidRPr="00C549B0" w:rsidRDefault="00670D3E" w:rsidP="00E1488C">
            <w:pPr>
              <w:rPr>
                <w:b/>
              </w:rPr>
            </w:pPr>
            <w:r w:rsidRPr="00C549B0">
              <w:rPr>
                <w:b/>
              </w:rPr>
              <w:t>Then ...</w:t>
            </w:r>
          </w:p>
        </w:tc>
      </w:tr>
      <w:tr w:rsidR="00670D3E" w:rsidRPr="00C549B0" w14:paraId="66260B69" w14:textId="77777777" w:rsidTr="00E1488C">
        <w:tc>
          <w:tcPr>
            <w:tcW w:w="3600" w:type="dxa"/>
          </w:tcPr>
          <w:p w14:paraId="6E2513AA" w14:textId="77777777" w:rsidR="00670D3E" w:rsidRPr="00C549B0" w:rsidRDefault="00670D3E" w:rsidP="00E1488C">
            <w:r w:rsidRPr="00C549B0">
              <w:lastRenderedPageBreak/>
              <w:t>is missing information or contains blank or contradictory values in fields that are relevant to the rating activity</w:t>
            </w:r>
          </w:p>
        </w:tc>
        <w:tc>
          <w:tcPr>
            <w:tcW w:w="4050" w:type="dxa"/>
          </w:tcPr>
          <w:p w14:paraId="1F7053A0" w14:textId="77777777" w:rsidR="00670D3E" w:rsidRPr="00C549B0" w:rsidRDefault="00670D3E" w:rsidP="007E4702">
            <w:pPr>
              <w:pStyle w:val="ListParagraph"/>
              <w:numPr>
                <w:ilvl w:val="0"/>
                <w:numId w:val="21"/>
              </w:numPr>
              <w:ind w:left="158" w:hanging="187"/>
            </w:pPr>
            <w:r w:rsidRPr="00C549B0">
              <w:t>attempt to contact the certifying provider by telephone to resolve insufficiencies, and</w:t>
            </w:r>
          </w:p>
          <w:p w14:paraId="3344E623" w14:textId="77777777" w:rsidR="00670D3E" w:rsidRPr="00C549B0" w:rsidRDefault="00670D3E" w:rsidP="007E4702">
            <w:pPr>
              <w:pStyle w:val="ListParagraph"/>
              <w:numPr>
                <w:ilvl w:val="0"/>
                <w:numId w:val="21"/>
              </w:numPr>
              <w:ind w:left="158" w:hanging="187"/>
            </w:pPr>
            <w:r w:rsidRPr="00C549B0">
              <w:t xml:space="preserve">document any successful effort at telephone contact on </w:t>
            </w:r>
            <w:r w:rsidRPr="00C549B0">
              <w:rPr>
                <w:i/>
              </w:rPr>
              <w:t>VA Form 27-0820, Report of General Information</w:t>
            </w:r>
            <w:r w:rsidRPr="00C549B0">
              <w:t>.</w:t>
            </w:r>
          </w:p>
          <w:p w14:paraId="753D8B5A" w14:textId="77777777" w:rsidR="00670D3E" w:rsidRPr="00C549B0" w:rsidRDefault="00670D3E" w:rsidP="00E1488C"/>
          <w:p w14:paraId="5517F634" w14:textId="77777777" w:rsidR="00670D3E" w:rsidRPr="00C549B0" w:rsidRDefault="00670D3E" w:rsidP="00E1488C">
            <w:r w:rsidRPr="00C549B0">
              <w:rPr>
                <w:b/>
                <w:i/>
              </w:rPr>
              <w:t>Note</w:t>
            </w:r>
            <w:r w:rsidRPr="00C549B0">
              <w:t xml:space="preserve">:  If the provider cannot be reached by telephone, document any unsuccessful attempt at contact as a permanent note in the Veterans Benefits Management System (VBMS), including the </w:t>
            </w:r>
          </w:p>
          <w:p w14:paraId="134D0222" w14:textId="77777777" w:rsidR="00670D3E" w:rsidRPr="00C549B0" w:rsidRDefault="00670D3E" w:rsidP="007E4702">
            <w:pPr>
              <w:pStyle w:val="ListParagraph"/>
              <w:numPr>
                <w:ilvl w:val="0"/>
                <w:numId w:val="22"/>
              </w:numPr>
              <w:ind w:left="158" w:hanging="187"/>
            </w:pPr>
            <w:r w:rsidRPr="00C549B0">
              <w:t>date, time, and purpose of the call, and</w:t>
            </w:r>
          </w:p>
          <w:p w14:paraId="0C5792A5" w14:textId="77777777" w:rsidR="00670D3E" w:rsidRPr="00C549B0" w:rsidRDefault="00670D3E" w:rsidP="007E4702">
            <w:pPr>
              <w:pStyle w:val="ListParagraph"/>
              <w:numPr>
                <w:ilvl w:val="0"/>
                <w:numId w:val="22"/>
              </w:numPr>
              <w:ind w:left="158" w:hanging="187"/>
            </w:pPr>
            <w:r w:rsidRPr="00C549B0">
              <w:t>provider’s</w:t>
            </w:r>
          </w:p>
          <w:p w14:paraId="16A17193" w14:textId="77777777" w:rsidR="00670D3E" w:rsidRPr="00C549B0" w:rsidRDefault="00670D3E" w:rsidP="007E4702">
            <w:pPr>
              <w:pStyle w:val="ListParagraph"/>
              <w:numPr>
                <w:ilvl w:val="0"/>
                <w:numId w:val="23"/>
              </w:numPr>
              <w:ind w:left="346" w:hanging="187"/>
            </w:pPr>
            <w:r w:rsidRPr="00C549B0">
              <w:t>name, and</w:t>
            </w:r>
          </w:p>
          <w:p w14:paraId="4A8EDFA1" w14:textId="77777777" w:rsidR="00670D3E" w:rsidRPr="00C549B0" w:rsidRDefault="00670D3E" w:rsidP="007E4702">
            <w:pPr>
              <w:pStyle w:val="ListParagraph"/>
              <w:numPr>
                <w:ilvl w:val="0"/>
                <w:numId w:val="23"/>
              </w:numPr>
              <w:ind w:left="346" w:hanging="187"/>
            </w:pPr>
            <w:r w:rsidRPr="00C549B0">
              <w:t>telephone number.</w:t>
            </w:r>
          </w:p>
        </w:tc>
      </w:tr>
      <w:tr w:rsidR="00670D3E" w:rsidRPr="00C549B0" w14:paraId="5C1ACF52" w14:textId="77777777" w:rsidTr="00E1488C">
        <w:tc>
          <w:tcPr>
            <w:tcW w:w="3600" w:type="dxa"/>
          </w:tcPr>
          <w:p w14:paraId="5C90B8DF" w14:textId="77777777" w:rsidR="00670D3E" w:rsidRPr="00C549B0" w:rsidRDefault="00670D3E" w:rsidP="00E1488C">
            <w:r w:rsidRPr="00C549B0">
              <w:t xml:space="preserve">was completed by a non-VA provider whose records the Veteran has requested be considered in connection with the claim via submission of </w:t>
            </w:r>
          </w:p>
          <w:p w14:paraId="37113B46" w14:textId="77777777" w:rsidR="00670D3E" w:rsidRPr="00C549B0" w:rsidRDefault="00670D3E" w:rsidP="00E1488C"/>
          <w:p w14:paraId="2B1BB45D" w14:textId="77777777" w:rsidR="00670D3E" w:rsidRPr="00C549B0" w:rsidRDefault="00670D3E" w:rsidP="007E4702">
            <w:pPr>
              <w:pStyle w:val="ListParagraph"/>
              <w:numPr>
                <w:ilvl w:val="0"/>
                <w:numId w:val="24"/>
              </w:numPr>
              <w:ind w:left="158" w:hanging="187"/>
              <w:rPr>
                <w:i/>
              </w:rPr>
            </w:pPr>
            <w:r w:rsidRPr="00C549B0">
              <w:rPr>
                <w:i/>
              </w:rPr>
              <w:t>VA Form 21-4142, Authorization to Disclose Information to the Department of Veterans Affairs (VA)</w:t>
            </w:r>
            <w:r w:rsidRPr="00C549B0">
              <w:t>, and</w:t>
            </w:r>
          </w:p>
          <w:p w14:paraId="60E315A5" w14:textId="77777777" w:rsidR="00670D3E" w:rsidRPr="00C549B0" w:rsidRDefault="00670D3E" w:rsidP="007E4702">
            <w:pPr>
              <w:pStyle w:val="ListParagraph"/>
              <w:numPr>
                <w:ilvl w:val="0"/>
                <w:numId w:val="24"/>
              </w:numPr>
              <w:ind w:left="158" w:hanging="187"/>
              <w:rPr>
                <w:i/>
              </w:rPr>
            </w:pPr>
            <w:r w:rsidRPr="00C549B0">
              <w:rPr>
                <w:i/>
              </w:rPr>
              <w:t xml:space="preserve">VA Form 21-4142a, General Release for Medical Provider Information to the Department of Veterans Affairs (VA) </w:t>
            </w:r>
          </w:p>
        </w:tc>
        <w:tc>
          <w:tcPr>
            <w:tcW w:w="4050" w:type="dxa"/>
          </w:tcPr>
          <w:p w14:paraId="02C24E2F" w14:textId="77777777" w:rsidR="00670D3E" w:rsidRPr="00C549B0" w:rsidRDefault="00670D3E" w:rsidP="00E1488C">
            <w:r w:rsidRPr="00C549B0">
              <w:t>ensure that all necessary developmental efforts to secure relevant private medical records have been undertaken.</w:t>
            </w:r>
          </w:p>
          <w:p w14:paraId="733E227C" w14:textId="77777777" w:rsidR="00670D3E" w:rsidRPr="00C549B0" w:rsidRDefault="00670D3E" w:rsidP="00E1488C"/>
          <w:p w14:paraId="31BDDED8" w14:textId="77777777" w:rsidR="00670D3E" w:rsidRPr="00C549B0" w:rsidRDefault="00670D3E" w:rsidP="00E1488C">
            <w:r w:rsidRPr="00C549B0">
              <w:rPr>
                <w:b/>
                <w:i/>
              </w:rPr>
              <w:t>Reference</w:t>
            </w:r>
            <w:r w:rsidRPr="00C549B0">
              <w:t>:  For more information on requesting evidence from private health care providers, see M21-1, Part III, Subpart ii, 3.</w:t>
            </w:r>
          </w:p>
        </w:tc>
      </w:tr>
      <w:tr w:rsidR="00670D3E" w:rsidRPr="00C549B0" w14:paraId="5BB8C47C" w14:textId="77777777" w:rsidTr="00E1488C">
        <w:tc>
          <w:tcPr>
            <w:tcW w:w="3600" w:type="dxa"/>
          </w:tcPr>
          <w:p w14:paraId="0B90683D" w14:textId="77777777" w:rsidR="00670D3E" w:rsidRPr="00C549B0" w:rsidRDefault="00670D3E" w:rsidP="00E1488C">
            <w:r w:rsidRPr="00C549B0">
              <w:t xml:space="preserve">requires additional examination components, such as </w:t>
            </w:r>
          </w:p>
          <w:p w14:paraId="3DFBB1C5" w14:textId="77777777" w:rsidR="00670D3E" w:rsidRPr="00C549B0" w:rsidRDefault="00670D3E" w:rsidP="00E1488C"/>
          <w:p w14:paraId="7BDFA296" w14:textId="77777777" w:rsidR="00670D3E" w:rsidRPr="00C549B0" w:rsidRDefault="00670D3E" w:rsidP="007E4702">
            <w:pPr>
              <w:pStyle w:val="ListParagraph"/>
              <w:numPr>
                <w:ilvl w:val="0"/>
                <w:numId w:val="25"/>
              </w:numPr>
              <w:ind w:left="158" w:hanging="187"/>
            </w:pPr>
            <w:r w:rsidRPr="00C549B0">
              <w:t xml:space="preserve">a review of service treatment records </w:t>
            </w:r>
          </w:p>
          <w:p w14:paraId="4D6D5465" w14:textId="77777777" w:rsidR="00670D3E" w:rsidRPr="00C549B0" w:rsidRDefault="00670D3E" w:rsidP="007E4702">
            <w:pPr>
              <w:pStyle w:val="ListParagraph"/>
              <w:numPr>
                <w:ilvl w:val="0"/>
                <w:numId w:val="25"/>
              </w:numPr>
              <w:ind w:left="158" w:hanging="187"/>
            </w:pPr>
            <w:r w:rsidRPr="00C549B0">
              <w:t>performance of specific confirmatory or laboratory testing, and/or</w:t>
            </w:r>
          </w:p>
          <w:p w14:paraId="764B82ED" w14:textId="77777777" w:rsidR="00670D3E" w:rsidRPr="00C549B0" w:rsidRDefault="00670D3E" w:rsidP="007E4702">
            <w:pPr>
              <w:pStyle w:val="ListParagraph"/>
              <w:numPr>
                <w:ilvl w:val="0"/>
                <w:numId w:val="25"/>
              </w:numPr>
              <w:ind w:left="158" w:hanging="187"/>
            </w:pPr>
            <w:r w:rsidRPr="00C549B0">
              <w:t>rendition of a medical opinion</w:t>
            </w:r>
          </w:p>
        </w:tc>
        <w:tc>
          <w:tcPr>
            <w:tcW w:w="4050" w:type="dxa"/>
          </w:tcPr>
          <w:p w14:paraId="49EAAEF0" w14:textId="77777777" w:rsidR="00670D3E" w:rsidRPr="00C549B0" w:rsidRDefault="00670D3E" w:rsidP="00E1488C">
            <w:r w:rsidRPr="00C549B0">
              <w:t>ask a VA examiner to perform only those missing requirements.</w:t>
            </w:r>
          </w:p>
          <w:p w14:paraId="4B461C4E" w14:textId="77777777" w:rsidR="00670D3E" w:rsidRPr="00C549B0" w:rsidRDefault="00670D3E" w:rsidP="00E1488C"/>
        </w:tc>
      </w:tr>
    </w:tbl>
    <w:p w14:paraId="5A56B551" w14:textId="77777777" w:rsidR="00670D3E" w:rsidRPr="00C549B0" w:rsidRDefault="00670D3E" w:rsidP="00670D3E"/>
    <w:tbl>
      <w:tblPr>
        <w:tblStyle w:val="TableGrid"/>
        <w:tblW w:w="7740" w:type="dxa"/>
        <w:tblInd w:w="1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tblGrid>
      <w:tr w:rsidR="00670D3E" w:rsidRPr="00C549B0" w14:paraId="310793CC" w14:textId="77777777" w:rsidTr="00E1488C">
        <w:tc>
          <w:tcPr>
            <w:tcW w:w="7740" w:type="dxa"/>
            <w:shd w:val="clear" w:color="auto" w:fill="auto"/>
          </w:tcPr>
          <w:p w14:paraId="4B76D052" w14:textId="77777777" w:rsidR="00670D3E" w:rsidRPr="00C549B0" w:rsidRDefault="00670D3E" w:rsidP="00E1488C">
            <w:r w:rsidRPr="00C549B0">
              <w:rPr>
                <w:b/>
                <w:i/>
              </w:rPr>
              <w:t>Note</w:t>
            </w:r>
            <w:r w:rsidRPr="00C549B0">
              <w:t>:  No action to develop an insufficient DBQ need be taken if the facts of the case would not otherwise necessitate providing an examination and/or opinion.</w:t>
            </w:r>
          </w:p>
          <w:p w14:paraId="2822C936" w14:textId="77777777" w:rsidR="00670D3E" w:rsidRPr="00C549B0" w:rsidRDefault="00670D3E" w:rsidP="00E1488C"/>
          <w:p w14:paraId="598DD3EA" w14:textId="77777777" w:rsidR="00670D3E" w:rsidRPr="00C549B0" w:rsidRDefault="00670D3E" w:rsidP="00E1488C">
            <w:r w:rsidRPr="00C549B0">
              <w:rPr>
                <w:b/>
                <w:i/>
              </w:rPr>
              <w:lastRenderedPageBreak/>
              <w:t>Reference</w:t>
            </w:r>
            <w:r w:rsidRPr="00C549B0">
              <w:t xml:space="preserve">:  For more information on a Veteran’s submission of evidence and refusal to attend a VA examination, see </w:t>
            </w:r>
            <w:r w:rsidRPr="00C549B0">
              <w:rPr>
                <w:i/>
                <w:iCs/>
              </w:rPr>
              <w:t>Kowalski v. Nicholson</w:t>
            </w:r>
            <w:r w:rsidRPr="00C549B0">
              <w:t xml:space="preserve">, 19 </w:t>
            </w:r>
            <w:proofErr w:type="spellStart"/>
            <w:r w:rsidRPr="00C549B0">
              <w:t>Vet.App</w:t>
            </w:r>
            <w:proofErr w:type="spellEnd"/>
            <w:r w:rsidRPr="00C549B0">
              <w:t>. 171 (2005).</w:t>
            </w:r>
          </w:p>
        </w:tc>
      </w:tr>
    </w:tbl>
    <w:p w14:paraId="0ABDC025" w14:textId="77777777" w:rsidR="00670D3E" w:rsidRPr="00C549B0" w:rsidRDefault="00670D3E" w:rsidP="00670D3E">
      <w:pPr>
        <w:tabs>
          <w:tab w:val="left" w:pos="9360"/>
        </w:tabs>
        <w:ind w:left="1714"/>
      </w:pPr>
      <w:r w:rsidRPr="00C549B0">
        <w:rPr>
          <w:u w:val="single"/>
        </w:rPr>
        <w:lastRenderedPageBreak/>
        <w:tab/>
      </w:r>
    </w:p>
    <w:p w14:paraId="2C810669" w14:textId="77777777" w:rsidR="00670D3E" w:rsidRPr="00C549B0" w:rsidRDefault="00670D3E" w:rsidP="00670D3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8"/>
        <w:gridCol w:w="7848"/>
      </w:tblGrid>
      <w:tr w:rsidR="00670D3E" w:rsidRPr="00C549B0" w14:paraId="1F2CA25C" w14:textId="77777777" w:rsidTr="00E1488C">
        <w:tc>
          <w:tcPr>
            <w:tcW w:w="1728" w:type="dxa"/>
            <w:shd w:val="clear" w:color="auto" w:fill="auto"/>
          </w:tcPr>
          <w:p w14:paraId="6CDFC21C" w14:textId="77777777" w:rsidR="00670D3E" w:rsidRPr="00C549B0" w:rsidRDefault="00670D3E" w:rsidP="00E1488C">
            <w:pPr>
              <w:pStyle w:val="Heading5"/>
            </w:pPr>
            <w:bookmarkStart w:id="22" w:name="Topic2f"/>
            <w:bookmarkStart w:id="23" w:name="_f.__Authenticity"/>
            <w:bookmarkEnd w:id="22"/>
            <w:bookmarkEnd w:id="23"/>
            <w:r w:rsidRPr="00C549B0">
              <w:t>f.  Authenticity of DBQs</w:t>
            </w:r>
          </w:p>
        </w:tc>
        <w:tc>
          <w:tcPr>
            <w:tcW w:w="7848" w:type="dxa"/>
            <w:shd w:val="clear" w:color="auto" w:fill="auto"/>
          </w:tcPr>
          <w:p w14:paraId="5F268F73" w14:textId="77777777" w:rsidR="00670D3E" w:rsidRPr="00C549B0" w:rsidRDefault="00670D3E" w:rsidP="00E1488C">
            <w:pPr>
              <w:pStyle w:val="BlockText"/>
            </w:pPr>
            <w:r w:rsidRPr="00C549B0">
              <w:t xml:space="preserve">In general, as with other items of evidence, DBQs from treatment providers should be taken at face value.  </w:t>
            </w:r>
          </w:p>
          <w:p w14:paraId="655A228A" w14:textId="77777777" w:rsidR="00670D3E" w:rsidRPr="00C549B0" w:rsidRDefault="00670D3E" w:rsidP="00E1488C">
            <w:pPr>
              <w:pStyle w:val="BlockText"/>
            </w:pPr>
          </w:p>
          <w:p w14:paraId="4DEBFA53" w14:textId="77777777" w:rsidR="00670D3E" w:rsidRPr="00C549B0" w:rsidRDefault="00670D3E" w:rsidP="00E1488C">
            <w:pPr>
              <w:pStyle w:val="BlockText"/>
            </w:pPr>
            <w:r w:rsidRPr="00C549B0">
              <w:t>However, all DBQs completed by treatment providers are subject to review to ensure the information provided is seemingly authentic, consistent with the evidentiary record, and free from improper alteration.</w:t>
            </w:r>
          </w:p>
          <w:p w14:paraId="70EF1518" w14:textId="77777777" w:rsidR="00670D3E" w:rsidRPr="00C549B0" w:rsidRDefault="00670D3E" w:rsidP="00E1488C">
            <w:pPr>
              <w:pStyle w:val="BlockText"/>
            </w:pPr>
          </w:p>
          <w:p w14:paraId="1F093CD8" w14:textId="77777777" w:rsidR="00670D3E" w:rsidRPr="00C549B0" w:rsidRDefault="00670D3E" w:rsidP="00E1488C">
            <w:pPr>
              <w:pStyle w:val="BlockText"/>
            </w:pPr>
            <w:r w:rsidRPr="00C549B0">
              <w:t xml:space="preserve">DBQs released for public use inform the provider </w:t>
            </w:r>
            <w:proofErr w:type="gramStart"/>
            <w:r w:rsidRPr="00C549B0">
              <w:t>that</w:t>
            </w:r>
            <w:proofErr w:type="gramEnd"/>
          </w:p>
          <w:p w14:paraId="406FFF83" w14:textId="77777777" w:rsidR="00670D3E" w:rsidRPr="00C549B0" w:rsidRDefault="00670D3E" w:rsidP="00E1488C">
            <w:pPr>
              <w:pStyle w:val="BlockText"/>
            </w:pPr>
          </w:p>
          <w:p w14:paraId="23AA24A6" w14:textId="77777777" w:rsidR="00670D3E" w:rsidRPr="00C549B0" w:rsidRDefault="00670D3E" w:rsidP="007E4702">
            <w:pPr>
              <w:pStyle w:val="ListParagraph"/>
              <w:numPr>
                <w:ilvl w:val="0"/>
                <w:numId w:val="76"/>
              </w:numPr>
              <w:ind w:left="158" w:hanging="187"/>
            </w:pPr>
            <w:r w:rsidRPr="00C549B0">
              <w:t xml:space="preserve">the patient is applying for VA benefits and VA will consider the information provided in processing the </w:t>
            </w:r>
            <w:proofErr w:type="gramStart"/>
            <w:r w:rsidRPr="00C549B0">
              <w:t>claim</w:t>
            </w:r>
            <w:proofErr w:type="gramEnd"/>
          </w:p>
          <w:p w14:paraId="514CC8E6" w14:textId="77777777" w:rsidR="00670D3E" w:rsidRPr="00C549B0" w:rsidRDefault="00670D3E" w:rsidP="007E4702">
            <w:pPr>
              <w:pStyle w:val="ListParagraph"/>
              <w:numPr>
                <w:ilvl w:val="0"/>
                <w:numId w:val="77"/>
              </w:numPr>
              <w:ind w:left="158" w:hanging="187"/>
            </w:pPr>
            <w:r w:rsidRPr="00C549B0">
              <w:t xml:space="preserve">the physician’s signature constitutes a certification that the information provided on the form is accurate, complete, and current, and </w:t>
            </w:r>
          </w:p>
          <w:p w14:paraId="09C3FC2B" w14:textId="77777777" w:rsidR="00670D3E" w:rsidRPr="00C549B0" w:rsidRDefault="00670D3E" w:rsidP="007E4702">
            <w:pPr>
              <w:pStyle w:val="ListParagraph"/>
              <w:numPr>
                <w:ilvl w:val="0"/>
                <w:numId w:val="78"/>
              </w:numPr>
              <w:ind w:left="158" w:hanging="187"/>
            </w:pPr>
            <w:r w:rsidRPr="00C549B0">
              <w:t>VA may request medical information, including additional examinations, if necessary to complete VA’s review of a claimant’s application.</w:t>
            </w:r>
          </w:p>
          <w:p w14:paraId="3EADC494" w14:textId="77777777" w:rsidR="00670D3E" w:rsidRPr="00C549B0" w:rsidRDefault="00670D3E" w:rsidP="00E1488C">
            <w:pPr>
              <w:pStyle w:val="BlockText"/>
            </w:pPr>
          </w:p>
          <w:p w14:paraId="2B5B3C21" w14:textId="77777777" w:rsidR="00670D3E" w:rsidRPr="00C549B0" w:rsidRDefault="00670D3E" w:rsidP="00E1488C">
            <w:pPr>
              <w:pStyle w:val="BlockText"/>
            </w:pPr>
            <w:r w:rsidRPr="00C549B0">
              <w:t xml:space="preserve">Where a review of the DBQ raises questions of authenticity or improper alteration, determine whether additional development is necessary.  This may </w:t>
            </w:r>
            <w:proofErr w:type="gramStart"/>
            <w:r w:rsidRPr="00C549B0">
              <w:t>include</w:t>
            </w:r>
            <w:proofErr w:type="gramEnd"/>
            <w:r w:rsidRPr="00C549B0">
              <w:t xml:space="preserve"> </w:t>
            </w:r>
          </w:p>
          <w:p w14:paraId="661E9A13" w14:textId="77777777" w:rsidR="00670D3E" w:rsidRPr="00C549B0" w:rsidRDefault="00670D3E" w:rsidP="00E1488C">
            <w:pPr>
              <w:pStyle w:val="BlockText"/>
            </w:pPr>
          </w:p>
          <w:p w14:paraId="3F09ADCF" w14:textId="77777777" w:rsidR="00670D3E" w:rsidRPr="00C549B0" w:rsidRDefault="00670D3E" w:rsidP="007E4702">
            <w:pPr>
              <w:pStyle w:val="ListParagraph"/>
              <w:numPr>
                <w:ilvl w:val="0"/>
                <w:numId w:val="123"/>
              </w:numPr>
              <w:ind w:left="158" w:hanging="187"/>
            </w:pPr>
            <w:r w:rsidRPr="00C549B0">
              <w:t xml:space="preserve">validation of results by the treatment provider </w:t>
            </w:r>
          </w:p>
          <w:p w14:paraId="715DAF0B" w14:textId="77777777" w:rsidR="00670D3E" w:rsidRPr="00C549B0" w:rsidRDefault="00670D3E" w:rsidP="007E4702">
            <w:pPr>
              <w:pStyle w:val="ListParagraph"/>
              <w:numPr>
                <w:ilvl w:val="0"/>
                <w:numId w:val="79"/>
              </w:numPr>
              <w:ind w:left="158" w:hanging="187"/>
            </w:pPr>
            <w:r w:rsidRPr="00C549B0">
              <w:t>obtaining medical records, and/or</w:t>
            </w:r>
          </w:p>
          <w:p w14:paraId="321138D3" w14:textId="77777777" w:rsidR="00670D3E" w:rsidRPr="00C549B0" w:rsidRDefault="00670D3E" w:rsidP="007E4702">
            <w:pPr>
              <w:pStyle w:val="ListParagraph"/>
              <w:numPr>
                <w:ilvl w:val="0"/>
                <w:numId w:val="80"/>
              </w:numPr>
              <w:ind w:left="158" w:hanging="187"/>
            </w:pPr>
            <w:r w:rsidRPr="00C549B0">
              <w:t>a VA examination.</w:t>
            </w:r>
          </w:p>
          <w:p w14:paraId="59BDCBFF" w14:textId="77777777" w:rsidR="00670D3E" w:rsidRPr="00C549B0" w:rsidRDefault="00670D3E" w:rsidP="00E1488C">
            <w:pPr>
              <w:pStyle w:val="BlockText"/>
            </w:pPr>
          </w:p>
          <w:p w14:paraId="6147CB34" w14:textId="77777777" w:rsidR="00670D3E" w:rsidRPr="00C549B0" w:rsidRDefault="00670D3E" w:rsidP="00E1488C">
            <w:pPr>
              <w:pStyle w:val="BlockText"/>
            </w:pPr>
            <w:r w:rsidRPr="00C549B0">
              <w:t>Informal contact with the Office of Inspector General or a fraud referral may also be appropriate</w:t>
            </w:r>
            <w:r w:rsidRPr="00837D4F">
              <w:rPr>
                <w:highlight w:val="yellow"/>
              </w:rPr>
              <w:t xml:space="preserve">, particularly if </w:t>
            </w:r>
            <w:r>
              <w:rPr>
                <w:highlight w:val="yellow"/>
              </w:rPr>
              <w:t xml:space="preserve">the record shows </w:t>
            </w:r>
            <w:r w:rsidRPr="00837D4F">
              <w:rPr>
                <w:highlight w:val="yellow"/>
              </w:rPr>
              <w:t xml:space="preserve">any of the </w:t>
            </w:r>
            <w:r>
              <w:rPr>
                <w:highlight w:val="yellow"/>
              </w:rPr>
              <w:t xml:space="preserve">potential </w:t>
            </w:r>
            <w:r w:rsidRPr="00837D4F">
              <w:rPr>
                <w:highlight w:val="yellow"/>
              </w:rPr>
              <w:t>indicators of inauthenticity d</w:t>
            </w:r>
            <w:r>
              <w:rPr>
                <w:highlight w:val="yellow"/>
              </w:rPr>
              <w:t>escrib</w:t>
            </w:r>
            <w:r w:rsidRPr="00837D4F">
              <w:rPr>
                <w:highlight w:val="yellow"/>
              </w:rPr>
              <w:t>ed in M21-1, Part IV, Subpart i, 3.A.1.g</w:t>
            </w:r>
            <w:r w:rsidRPr="00C549B0">
              <w:t xml:space="preserve">. </w:t>
            </w:r>
          </w:p>
          <w:p w14:paraId="1A4B745E" w14:textId="77777777" w:rsidR="00670D3E" w:rsidRPr="00C549B0" w:rsidRDefault="00670D3E" w:rsidP="00E1488C">
            <w:pPr>
              <w:pStyle w:val="BlockText"/>
            </w:pPr>
          </w:p>
          <w:p w14:paraId="5BBBF1E5" w14:textId="77777777" w:rsidR="00670D3E" w:rsidRPr="00C549B0" w:rsidRDefault="00670D3E" w:rsidP="00E1488C">
            <w:pPr>
              <w:pStyle w:val="BlockText"/>
            </w:pPr>
            <w:r w:rsidRPr="00C549B0">
              <w:rPr>
                <w:b/>
                <w:bCs/>
                <w:i/>
                <w:iCs/>
              </w:rPr>
              <w:t>References</w:t>
            </w:r>
            <w:r w:rsidRPr="00C549B0">
              <w:t xml:space="preserve">:  For more information on </w:t>
            </w:r>
          </w:p>
          <w:p w14:paraId="543BBD6D" w14:textId="77777777" w:rsidR="00670D3E" w:rsidRPr="00C549B0" w:rsidRDefault="00670D3E" w:rsidP="007E4702">
            <w:pPr>
              <w:pStyle w:val="ListParagraph"/>
              <w:numPr>
                <w:ilvl w:val="0"/>
                <w:numId w:val="81"/>
              </w:numPr>
              <w:ind w:left="158" w:hanging="187"/>
            </w:pPr>
            <w:r w:rsidRPr="00C549B0">
              <w:t>when development to obtain additional evidence may be needed, see M21-1, Part V, Subpart ii, 3.B.1.a</w:t>
            </w:r>
          </w:p>
          <w:p w14:paraId="12DED345" w14:textId="77777777" w:rsidR="00670D3E" w:rsidRPr="00C549B0" w:rsidRDefault="00670D3E" w:rsidP="007E4702">
            <w:pPr>
              <w:pStyle w:val="ListParagraph"/>
              <w:numPr>
                <w:ilvl w:val="0"/>
                <w:numId w:val="82"/>
              </w:numPr>
              <w:ind w:left="158" w:hanging="187"/>
            </w:pPr>
            <w:r w:rsidRPr="00C549B0">
              <w:t xml:space="preserve">taking evidence at face value, see M21-1, Part V, Subpart ii, 1.A, and </w:t>
            </w:r>
          </w:p>
          <w:p w14:paraId="095BBB49" w14:textId="77777777" w:rsidR="00670D3E" w:rsidRPr="00C549B0" w:rsidRDefault="00670D3E" w:rsidP="007E4702">
            <w:pPr>
              <w:pStyle w:val="ListParagraph"/>
              <w:numPr>
                <w:ilvl w:val="0"/>
                <w:numId w:val="83"/>
              </w:numPr>
              <w:ind w:left="158" w:hanging="187"/>
            </w:pPr>
            <w:r w:rsidRPr="00C549B0">
              <w:t xml:space="preserve">handling fraudulent cases, see M21-1, Part X, Subpart iv, </w:t>
            </w:r>
            <w:proofErr w:type="gramStart"/>
            <w:r w:rsidRPr="00C549B0">
              <w:t>3.A</w:t>
            </w:r>
            <w:r w:rsidRPr="00C549B0">
              <w:rPr>
                <w:rStyle w:val="Hyperlink"/>
                <w:color w:val="auto"/>
              </w:rPr>
              <w:t>.</w:t>
            </w:r>
            <w:proofErr w:type="gramEnd"/>
          </w:p>
        </w:tc>
      </w:tr>
    </w:tbl>
    <w:p w14:paraId="0E5D57CD" w14:textId="77777777" w:rsidR="00670D3E" w:rsidRPr="00C549B0" w:rsidRDefault="00670D3E" w:rsidP="00670D3E">
      <w:pPr>
        <w:tabs>
          <w:tab w:val="left" w:pos="9360"/>
        </w:tabs>
        <w:ind w:left="1714"/>
      </w:pPr>
      <w:r w:rsidRPr="00C549B0">
        <w:rPr>
          <w:u w:val="single"/>
        </w:rPr>
        <w:tab/>
      </w:r>
    </w:p>
    <w:p w14:paraId="2DFE05AD" w14:textId="77777777" w:rsidR="00670D3E" w:rsidRDefault="00670D3E" w:rsidP="00670D3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7635"/>
      </w:tblGrid>
      <w:tr w:rsidR="00670D3E" w14:paraId="27F6C5C5" w14:textId="77777777" w:rsidTr="00E1488C">
        <w:tc>
          <w:tcPr>
            <w:tcW w:w="1728" w:type="dxa"/>
            <w:shd w:val="clear" w:color="auto" w:fill="auto"/>
          </w:tcPr>
          <w:p w14:paraId="052C8C27" w14:textId="77777777" w:rsidR="00670D3E" w:rsidRPr="00D038A1" w:rsidRDefault="00670D3E" w:rsidP="00E1488C">
            <w:pPr>
              <w:pStyle w:val="Heading5"/>
              <w:rPr>
                <w:highlight w:val="yellow"/>
              </w:rPr>
            </w:pPr>
            <w:bookmarkStart w:id="24" w:name="_g.__Potential"/>
            <w:bookmarkEnd w:id="24"/>
            <w:r w:rsidRPr="00D038A1">
              <w:rPr>
                <w:highlight w:val="yellow"/>
              </w:rPr>
              <w:t>g.  Potential Indicators of DBQ Inauthenticity</w:t>
            </w:r>
          </w:p>
        </w:tc>
        <w:tc>
          <w:tcPr>
            <w:tcW w:w="7740" w:type="dxa"/>
            <w:shd w:val="clear" w:color="auto" w:fill="auto"/>
          </w:tcPr>
          <w:p w14:paraId="19096087" w14:textId="77777777" w:rsidR="00670D3E" w:rsidRPr="00D038A1" w:rsidRDefault="00670D3E" w:rsidP="00E1488C">
            <w:pPr>
              <w:rPr>
                <w:highlight w:val="yellow"/>
              </w:rPr>
            </w:pPr>
            <w:r w:rsidRPr="00D038A1">
              <w:rPr>
                <w:highlight w:val="yellow"/>
              </w:rPr>
              <w:t xml:space="preserve">While privately completed DBQs should generally be accepted at face value, as discussed in M21-1, Part IV, Subpart i, 3.A.1.e and f, there may be factors that warrant closer scrutiny to assess the authenticity of the information provided.  </w:t>
            </w:r>
          </w:p>
          <w:p w14:paraId="17C8E2E7" w14:textId="77777777" w:rsidR="00670D3E" w:rsidRPr="00D038A1" w:rsidRDefault="00670D3E" w:rsidP="00E1488C">
            <w:pPr>
              <w:rPr>
                <w:highlight w:val="yellow"/>
              </w:rPr>
            </w:pPr>
          </w:p>
          <w:p w14:paraId="10B572D1" w14:textId="77777777" w:rsidR="00670D3E" w:rsidRPr="00D038A1" w:rsidRDefault="00670D3E" w:rsidP="00E1488C">
            <w:pPr>
              <w:rPr>
                <w:highlight w:val="yellow"/>
              </w:rPr>
            </w:pPr>
            <w:r w:rsidRPr="00D038A1">
              <w:rPr>
                <w:highlight w:val="yellow"/>
              </w:rPr>
              <w:t xml:space="preserve">Indicators of </w:t>
            </w:r>
            <w:r w:rsidRPr="00732D8E">
              <w:rPr>
                <w:i/>
                <w:iCs/>
                <w:highlight w:val="yellow"/>
              </w:rPr>
              <w:t>potential</w:t>
            </w:r>
            <w:r w:rsidRPr="00D038A1">
              <w:rPr>
                <w:highlight w:val="yellow"/>
              </w:rPr>
              <w:t xml:space="preserve"> inauthenticity include, but are not limited to, the following:</w:t>
            </w:r>
          </w:p>
          <w:p w14:paraId="1C026690" w14:textId="77777777" w:rsidR="00670D3E" w:rsidRPr="00D038A1" w:rsidRDefault="00670D3E" w:rsidP="00E1488C">
            <w:pPr>
              <w:rPr>
                <w:highlight w:val="yellow"/>
              </w:rPr>
            </w:pPr>
          </w:p>
          <w:p w14:paraId="2325635A" w14:textId="77777777" w:rsidR="00670D3E" w:rsidRPr="00D038A1" w:rsidRDefault="00670D3E" w:rsidP="007E4702">
            <w:pPr>
              <w:pStyle w:val="ListParagraph"/>
              <w:numPr>
                <w:ilvl w:val="0"/>
                <w:numId w:val="132"/>
              </w:numPr>
              <w:ind w:left="158" w:hanging="187"/>
              <w:rPr>
                <w:highlight w:val="yellow"/>
              </w:rPr>
            </w:pPr>
            <w:r w:rsidRPr="00D038A1">
              <w:rPr>
                <w:highlight w:val="yellow"/>
              </w:rPr>
              <w:lastRenderedPageBreak/>
              <w:t xml:space="preserve">The non-VA provider identified on the </w:t>
            </w:r>
            <w:proofErr w:type="gramStart"/>
            <w:r w:rsidRPr="00D038A1">
              <w:rPr>
                <w:highlight w:val="yellow"/>
              </w:rPr>
              <w:t>DBQ</w:t>
            </w:r>
            <w:proofErr w:type="gramEnd"/>
            <w:r w:rsidRPr="00D038A1">
              <w:rPr>
                <w:highlight w:val="yellow"/>
              </w:rPr>
              <w:t xml:space="preserve"> </w:t>
            </w:r>
          </w:p>
          <w:p w14:paraId="6C6140A5" w14:textId="77777777" w:rsidR="00670D3E" w:rsidRPr="00D038A1" w:rsidRDefault="00670D3E" w:rsidP="007E4702">
            <w:pPr>
              <w:pStyle w:val="ListParagraph"/>
              <w:numPr>
                <w:ilvl w:val="0"/>
                <w:numId w:val="133"/>
              </w:numPr>
              <w:ind w:left="346" w:hanging="187"/>
              <w:rPr>
                <w:highlight w:val="yellow"/>
              </w:rPr>
            </w:pPr>
            <w:r w:rsidRPr="00D038A1">
              <w:rPr>
                <w:highlight w:val="yellow"/>
              </w:rPr>
              <w:t>has contact information that is unverifiable or contains discrepancies, or</w:t>
            </w:r>
          </w:p>
          <w:p w14:paraId="69F9E8AF" w14:textId="77777777" w:rsidR="00670D3E" w:rsidRPr="00D038A1" w:rsidRDefault="00670D3E" w:rsidP="007E4702">
            <w:pPr>
              <w:pStyle w:val="ListParagraph"/>
              <w:numPr>
                <w:ilvl w:val="0"/>
                <w:numId w:val="134"/>
              </w:numPr>
              <w:ind w:left="346" w:hanging="187"/>
              <w:rPr>
                <w:highlight w:val="yellow"/>
              </w:rPr>
            </w:pPr>
            <w:r w:rsidRPr="00D038A1">
              <w:rPr>
                <w:highlight w:val="yellow"/>
              </w:rPr>
              <w:t xml:space="preserve">is located an unreasonable distance (generally, more than 100 miles) from the Veteran’s place of residence, yet the provider </w:t>
            </w:r>
            <w:proofErr w:type="gramStart"/>
            <w:r w:rsidRPr="00D038A1">
              <w:rPr>
                <w:highlight w:val="yellow"/>
              </w:rPr>
              <w:t>reported</w:t>
            </w:r>
            <w:proofErr w:type="gramEnd"/>
            <w:r w:rsidRPr="00D038A1">
              <w:rPr>
                <w:highlight w:val="yellow"/>
              </w:rPr>
              <w:t xml:space="preserve"> </w:t>
            </w:r>
          </w:p>
          <w:p w14:paraId="33606D66" w14:textId="77777777" w:rsidR="00670D3E" w:rsidRPr="00D038A1" w:rsidRDefault="00670D3E" w:rsidP="007E4702">
            <w:pPr>
              <w:pStyle w:val="ListParagraph"/>
              <w:numPr>
                <w:ilvl w:val="0"/>
                <w:numId w:val="135"/>
              </w:numPr>
              <w:ind w:left="518" w:hanging="158"/>
              <w:rPr>
                <w:highlight w:val="yellow"/>
              </w:rPr>
            </w:pPr>
            <w:r w:rsidRPr="00D038A1">
              <w:rPr>
                <w:highlight w:val="yellow"/>
              </w:rPr>
              <w:t xml:space="preserve">regularly seeing the Veteran as a patient, and/or </w:t>
            </w:r>
          </w:p>
          <w:p w14:paraId="1551A425" w14:textId="77777777" w:rsidR="00670D3E" w:rsidRPr="00D038A1" w:rsidRDefault="00670D3E" w:rsidP="007E4702">
            <w:pPr>
              <w:pStyle w:val="ListParagraph"/>
              <w:numPr>
                <w:ilvl w:val="0"/>
                <w:numId w:val="135"/>
              </w:numPr>
              <w:ind w:left="518" w:hanging="158"/>
              <w:rPr>
                <w:highlight w:val="yellow"/>
              </w:rPr>
            </w:pPr>
            <w:r w:rsidRPr="00D038A1">
              <w:rPr>
                <w:highlight w:val="yellow"/>
              </w:rPr>
              <w:t>that the examination was completed in person.</w:t>
            </w:r>
          </w:p>
          <w:p w14:paraId="7812DADB" w14:textId="77777777" w:rsidR="00670D3E" w:rsidRPr="00D038A1" w:rsidRDefault="00670D3E" w:rsidP="007E4702">
            <w:pPr>
              <w:pStyle w:val="ListParagraph"/>
              <w:numPr>
                <w:ilvl w:val="0"/>
                <w:numId w:val="132"/>
              </w:numPr>
              <w:ind w:left="158" w:hanging="187"/>
              <w:rPr>
                <w:highlight w:val="yellow"/>
              </w:rPr>
            </w:pPr>
            <w:r w:rsidRPr="00D038A1">
              <w:rPr>
                <w:highlight w:val="yellow"/>
              </w:rPr>
              <w:t xml:space="preserve">The privately completed DBQ </w:t>
            </w:r>
            <w:proofErr w:type="gramStart"/>
            <w:r w:rsidRPr="00D038A1">
              <w:rPr>
                <w:highlight w:val="yellow"/>
              </w:rPr>
              <w:t>contains</w:t>
            </w:r>
            <w:proofErr w:type="gramEnd"/>
          </w:p>
          <w:p w14:paraId="06630557" w14:textId="77777777" w:rsidR="00670D3E" w:rsidRPr="00D038A1" w:rsidRDefault="00670D3E" w:rsidP="007E4702">
            <w:pPr>
              <w:pStyle w:val="ListParagraph"/>
              <w:numPr>
                <w:ilvl w:val="0"/>
                <w:numId w:val="136"/>
              </w:numPr>
              <w:ind w:left="346" w:hanging="187"/>
              <w:rPr>
                <w:highlight w:val="yellow"/>
              </w:rPr>
            </w:pPr>
            <w:r w:rsidRPr="00D038A1">
              <w:rPr>
                <w:highlight w:val="yellow"/>
              </w:rPr>
              <w:t xml:space="preserve">information that conflicts with the overall evidentiary record, particularly concerning details that impact the outcome of the claim, or </w:t>
            </w:r>
          </w:p>
          <w:p w14:paraId="1FD07ECC" w14:textId="77777777" w:rsidR="00670D3E" w:rsidRPr="00D038A1" w:rsidRDefault="00670D3E" w:rsidP="007E4702">
            <w:pPr>
              <w:pStyle w:val="ListParagraph"/>
              <w:numPr>
                <w:ilvl w:val="0"/>
                <w:numId w:val="136"/>
              </w:numPr>
              <w:ind w:left="346" w:hanging="187"/>
              <w:rPr>
                <w:highlight w:val="yellow"/>
              </w:rPr>
            </w:pPr>
            <w:r w:rsidRPr="00D038A1">
              <w:rPr>
                <w:highlight w:val="yellow"/>
              </w:rPr>
              <w:t xml:space="preserve">signs of improper alteration (for example, inconsistent appearance of text and formatting, such as the examiner certification and signature section being visually different than other </w:t>
            </w:r>
            <w:r>
              <w:rPr>
                <w:highlight w:val="yellow"/>
              </w:rPr>
              <w:t>sections</w:t>
            </w:r>
            <w:r w:rsidRPr="00D038A1">
              <w:rPr>
                <w:highlight w:val="yellow"/>
              </w:rPr>
              <w:t xml:space="preserve"> of the DBQ).</w:t>
            </w:r>
          </w:p>
          <w:p w14:paraId="1C9D27B0" w14:textId="77777777" w:rsidR="00670D3E" w:rsidRPr="00D038A1" w:rsidRDefault="00670D3E" w:rsidP="007E4702">
            <w:pPr>
              <w:pStyle w:val="ListParagraph"/>
              <w:numPr>
                <w:ilvl w:val="0"/>
                <w:numId w:val="137"/>
              </w:numPr>
              <w:ind w:left="158" w:hanging="187"/>
              <w:rPr>
                <w:highlight w:val="yellow"/>
              </w:rPr>
            </w:pPr>
            <w:r w:rsidRPr="00D038A1">
              <w:rPr>
                <w:highlight w:val="yellow"/>
              </w:rPr>
              <w:t xml:space="preserve">VA determines </w:t>
            </w:r>
            <w:r>
              <w:rPr>
                <w:highlight w:val="yellow"/>
              </w:rPr>
              <w:t xml:space="preserve">the privately completed DBQ is insufficient for rating purposes and orders </w:t>
            </w:r>
            <w:r w:rsidRPr="00D038A1">
              <w:rPr>
                <w:highlight w:val="yellow"/>
              </w:rPr>
              <w:t xml:space="preserve">an examination, but the Veteran refuses to report for the examination.  </w:t>
            </w:r>
          </w:p>
          <w:p w14:paraId="54083AAA" w14:textId="77777777" w:rsidR="00670D3E" w:rsidRPr="00D038A1" w:rsidRDefault="00670D3E" w:rsidP="00E1488C">
            <w:pPr>
              <w:rPr>
                <w:highlight w:val="yellow"/>
              </w:rPr>
            </w:pPr>
          </w:p>
          <w:p w14:paraId="5ABF80A5" w14:textId="77777777" w:rsidR="00670D3E" w:rsidRDefault="00670D3E" w:rsidP="00E1488C">
            <w:pPr>
              <w:rPr>
                <w:highlight w:val="yellow"/>
              </w:rPr>
            </w:pPr>
            <w:r w:rsidRPr="00D038A1">
              <w:rPr>
                <w:b/>
                <w:bCs/>
                <w:i/>
                <w:iCs/>
                <w:highlight w:val="yellow"/>
              </w:rPr>
              <w:t>Important</w:t>
            </w:r>
            <w:r w:rsidRPr="00D038A1">
              <w:rPr>
                <w:highlight w:val="yellow"/>
              </w:rPr>
              <w:t xml:space="preserve">:  </w:t>
            </w:r>
          </w:p>
          <w:p w14:paraId="7FB72190" w14:textId="77777777" w:rsidR="00670D3E" w:rsidRDefault="00670D3E" w:rsidP="007E4702">
            <w:pPr>
              <w:pStyle w:val="ListParagraph"/>
              <w:numPr>
                <w:ilvl w:val="0"/>
                <w:numId w:val="142"/>
              </w:numPr>
              <w:ind w:left="158" w:hanging="187"/>
              <w:rPr>
                <w:highlight w:val="yellow"/>
              </w:rPr>
            </w:pPr>
            <w:r w:rsidRPr="00732D8E">
              <w:rPr>
                <w:highlight w:val="yellow"/>
              </w:rPr>
              <w:t xml:space="preserve">The presence of one or more of these potential indicators of inauthenticity does </w:t>
            </w:r>
            <w:r w:rsidRPr="00732D8E">
              <w:rPr>
                <w:i/>
                <w:iCs/>
                <w:highlight w:val="yellow"/>
              </w:rPr>
              <w:t>not</w:t>
            </w:r>
            <w:r w:rsidRPr="00732D8E">
              <w:rPr>
                <w:highlight w:val="yellow"/>
              </w:rPr>
              <w:t xml:space="preserve"> automatically mean that a privately completed DBQ is inauthentic or fraudulent.  However, the presence of one or more of these indicators may </w:t>
            </w:r>
            <w:r w:rsidRPr="00732D8E">
              <w:rPr>
                <w:i/>
                <w:iCs/>
                <w:highlight w:val="yellow"/>
              </w:rPr>
              <w:t>call into question</w:t>
            </w:r>
            <w:r w:rsidRPr="00732D8E">
              <w:rPr>
                <w:highlight w:val="yellow"/>
              </w:rPr>
              <w:t xml:space="preserve"> the authenticity of the information provided and may warrant </w:t>
            </w:r>
            <w:r>
              <w:rPr>
                <w:highlight w:val="yellow"/>
              </w:rPr>
              <w:t xml:space="preserve">additional development, as discussed in M21-1, Part IV, Subpart i, 3.A.1.f, and/or </w:t>
            </w:r>
            <w:r w:rsidRPr="00732D8E">
              <w:rPr>
                <w:highlight w:val="yellow"/>
              </w:rPr>
              <w:t xml:space="preserve">referral for possible fraud review. </w:t>
            </w:r>
            <w:r>
              <w:rPr>
                <w:highlight w:val="yellow"/>
              </w:rPr>
              <w:t xml:space="preserve"> This is necessarily a case-by-case determination.  </w:t>
            </w:r>
          </w:p>
          <w:p w14:paraId="2F8F9989" w14:textId="77777777" w:rsidR="00670D3E" w:rsidRPr="001B66B1" w:rsidRDefault="00670D3E" w:rsidP="007E4702">
            <w:pPr>
              <w:pStyle w:val="ListParagraph"/>
              <w:numPr>
                <w:ilvl w:val="0"/>
                <w:numId w:val="142"/>
              </w:numPr>
              <w:ind w:left="158" w:hanging="187"/>
              <w:rPr>
                <w:highlight w:val="yellow"/>
              </w:rPr>
            </w:pPr>
            <w:r>
              <w:rPr>
                <w:highlight w:val="yellow"/>
              </w:rPr>
              <w:t xml:space="preserve">The distance between the non-VA provider’s location and the Veteran’s place of residence should not be considered an indicator of potential inauthenticity, as described above, if </w:t>
            </w:r>
            <w:r w:rsidRPr="001B66B1">
              <w:rPr>
                <w:highlight w:val="yellow"/>
              </w:rPr>
              <w:t xml:space="preserve">the Veteran </w:t>
            </w:r>
          </w:p>
          <w:p w14:paraId="3301D8F0" w14:textId="77777777" w:rsidR="00670D3E" w:rsidRPr="001B66B1" w:rsidRDefault="00670D3E" w:rsidP="007E4702">
            <w:pPr>
              <w:pStyle w:val="ListParagraph"/>
              <w:numPr>
                <w:ilvl w:val="0"/>
                <w:numId w:val="148"/>
              </w:numPr>
              <w:ind w:left="346" w:hanging="187"/>
              <w:rPr>
                <w:highlight w:val="yellow"/>
              </w:rPr>
            </w:pPr>
            <w:r w:rsidRPr="001B66B1">
              <w:rPr>
                <w:highlight w:val="yellow"/>
              </w:rPr>
              <w:t>lives in a remote area, such that driving more than 100 miles to see a health care provider would not be considered unreasonable, or</w:t>
            </w:r>
          </w:p>
          <w:p w14:paraId="68EC438E" w14:textId="77777777" w:rsidR="00670D3E" w:rsidRPr="001B66B1" w:rsidRDefault="00670D3E" w:rsidP="007E4702">
            <w:pPr>
              <w:pStyle w:val="ListParagraph"/>
              <w:numPr>
                <w:ilvl w:val="0"/>
                <w:numId w:val="149"/>
              </w:numPr>
              <w:ind w:left="346" w:hanging="187"/>
              <w:rPr>
                <w:highlight w:val="yellow"/>
              </w:rPr>
            </w:pPr>
            <w:r w:rsidRPr="001B66B1">
              <w:rPr>
                <w:highlight w:val="yellow"/>
              </w:rPr>
              <w:t xml:space="preserve">regularly or periodically travels more than 100 miles to see the </w:t>
            </w:r>
            <w:proofErr w:type="gramStart"/>
            <w:r w:rsidRPr="001B66B1">
              <w:rPr>
                <w:highlight w:val="yellow"/>
              </w:rPr>
              <w:t>particular health</w:t>
            </w:r>
            <w:proofErr w:type="gramEnd"/>
            <w:r w:rsidRPr="001B66B1">
              <w:rPr>
                <w:highlight w:val="yellow"/>
              </w:rPr>
              <w:t xml:space="preserve"> care provider for a specific reason (for example, to receive specialized treatment at a cancer center or research hospital)</w:t>
            </w:r>
            <w:r>
              <w:rPr>
                <w:highlight w:val="yellow"/>
              </w:rPr>
              <w:t>.</w:t>
            </w:r>
            <w:r w:rsidRPr="001B66B1">
              <w:rPr>
                <w:highlight w:val="yellow"/>
              </w:rPr>
              <w:t xml:space="preserve"> </w:t>
            </w:r>
          </w:p>
          <w:p w14:paraId="4AE88CA8" w14:textId="77777777" w:rsidR="00670D3E" w:rsidRPr="00D038A1" w:rsidRDefault="00670D3E" w:rsidP="00E1488C">
            <w:pPr>
              <w:rPr>
                <w:highlight w:val="yellow"/>
              </w:rPr>
            </w:pPr>
          </w:p>
          <w:p w14:paraId="5668DC5A" w14:textId="77777777" w:rsidR="00670D3E" w:rsidRPr="009E6FF3" w:rsidRDefault="00670D3E" w:rsidP="00E1488C">
            <w:pPr>
              <w:rPr>
                <w:highlight w:val="yellow"/>
              </w:rPr>
            </w:pPr>
            <w:r w:rsidRPr="00D038A1">
              <w:rPr>
                <w:b/>
                <w:bCs/>
                <w:i/>
                <w:iCs/>
                <w:highlight w:val="yellow"/>
              </w:rPr>
              <w:t>Note</w:t>
            </w:r>
            <w:r w:rsidRPr="00D038A1">
              <w:rPr>
                <w:highlight w:val="yellow"/>
              </w:rPr>
              <w:t xml:space="preserve">:  </w:t>
            </w:r>
            <w:r w:rsidRPr="00C35CCE">
              <w:rPr>
                <w:highlight w:val="yellow"/>
              </w:rPr>
              <w:t xml:space="preserve">Claims processors have a duty to evaluate and weigh all evidence of record, including privately completed DBQs.  If there is reason to suspect that a privately completed DBQ is potentially inauthentic or fraudulent, claims processors </w:t>
            </w:r>
            <w:r>
              <w:rPr>
                <w:highlight w:val="yellow"/>
              </w:rPr>
              <w:t xml:space="preserve">have the authority to </w:t>
            </w:r>
            <w:r w:rsidRPr="009E6FF3">
              <w:rPr>
                <w:highlight w:val="yellow"/>
              </w:rPr>
              <w:t>assign low or no probative value to the privately completed DBQ.</w:t>
            </w:r>
          </w:p>
          <w:p w14:paraId="0FDA41F0" w14:textId="77777777" w:rsidR="00670D3E" w:rsidRPr="00D038A1" w:rsidRDefault="00670D3E" w:rsidP="00E1488C">
            <w:pPr>
              <w:rPr>
                <w:highlight w:val="yellow"/>
              </w:rPr>
            </w:pPr>
          </w:p>
          <w:p w14:paraId="4320547A" w14:textId="77777777" w:rsidR="00670D3E" w:rsidRPr="00D038A1" w:rsidRDefault="00670D3E" w:rsidP="00E1488C">
            <w:pPr>
              <w:rPr>
                <w:highlight w:val="yellow"/>
              </w:rPr>
            </w:pPr>
            <w:r w:rsidRPr="00D038A1">
              <w:rPr>
                <w:b/>
                <w:bCs/>
                <w:i/>
                <w:iCs/>
                <w:highlight w:val="yellow"/>
              </w:rPr>
              <w:t>References</w:t>
            </w:r>
            <w:r w:rsidRPr="00D038A1">
              <w:rPr>
                <w:highlight w:val="yellow"/>
              </w:rPr>
              <w:t>:  For more information on</w:t>
            </w:r>
          </w:p>
          <w:p w14:paraId="4A55A051" w14:textId="77777777" w:rsidR="00670D3E" w:rsidRPr="005C5A0A" w:rsidRDefault="00670D3E" w:rsidP="007E4702">
            <w:pPr>
              <w:pStyle w:val="ListParagraph"/>
              <w:numPr>
                <w:ilvl w:val="0"/>
                <w:numId w:val="130"/>
              </w:numPr>
              <w:ind w:left="158" w:hanging="187"/>
              <w:rPr>
                <w:highlight w:val="yellow"/>
              </w:rPr>
            </w:pPr>
            <w:r w:rsidRPr="005C5A0A">
              <w:rPr>
                <w:highlight w:val="yellow"/>
              </w:rPr>
              <w:t>reviewing DBQs prepared by private, non-VA providers via telehealth technology, see M21-1, Part IV, Subpart i, 3.A.1.c</w:t>
            </w:r>
          </w:p>
          <w:p w14:paraId="51F40EA7" w14:textId="77777777" w:rsidR="00670D3E" w:rsidRPr="00D038A1" w:rsidRDefault="00670D3E" w:rsidP="007E4702">
            <w:pPr>
              <w:pStyle w:val="ListParagraph"/>
              <w:numPr>
                <w:ilvl w:val="0"/>
                <w:numId w:val="130"/>
              </w:numPr>
              <w:ind w:left="158" w:hanging="187"/>
              <w:rPr>
                <w:highlight w:val="yellow"/>
              </w:rPr>
            </w:pPr>
            <w:r w:rsidRPr="00D038A1">
              <w:rPr>
                <w:highlight w:val="yellow"/>
              </w:rPr>
              <w:t xml:space="preserve">a Veteran’s submission of evidence and refusal to attend a VA examination, see </w:t>
            </w:r>
            <w:r w:rsidRPr="00D038A1">
              <w:rPr>
                <w:i/>
                <w:iCs/>
                <w:highlight w:val="yellow"/>
              </w:rPr>
              <w:t>Kowalski v. Nicholson</w:t>
            </w:r>
            <w:r w:rsidRPr="00D038A1">
              <w:rPr>
                <w:highlight w:val="yellow"/>
              </w:rPr>
              <w:t xml:space="preserve">, 19 </w:t>
            </w:r>
            <w:proofErr w:type="spellStart"/>
            <w:r w:rsidRPr="00D038A1">
              <w:rPr>
                <w:highlight w:val="yellow"/>
              </w:rPr>
              <w:t>Vet.App</w:t>
            </w:r>
            <w:proofErr w:type="spellEnd"/>
            <w:r w:rsidRPr="00D038A1">
              <w:rPr>
                <w:highlight w:val="yellow"/>
              </w:rPr>
              <w:t>. 171 (2005)</w:t>
            </w:r>
          </w:p>
          <w:p w14:paraId="1AE30499" w14:textId="77777777" w:rsidR="00670D3E" w:rsidRPr="00D038A1" w:rsidRDefault="00670D3E" w:rsidP="007E4702">
            <w:pPr>
              <w:pStyle w:val="ListParagraph"/>
              <w:numPr>
                <w:ilvl w:val="0"/>
                <w:numId w:val="130"/>
              </w:numPr>
              <w:ind w:left="158" w:hanging="187"/>
              <w:rPr>
                <w:highlight w:val="yellow"/>
              </w:rPr>
            </w:pPr>
            <w:r w:rsidRPr="00D038A1">
              <w:rPr>
                <w:highlight w:val="yellow"/>
              </w:rPr>
              <w:t xml:space="preserve">the definition of fraud, </w:t>
            </w:r>
            <w:proofErr w:type="gramStart"/>
            <w:r w:rsidRPr="00D038A1">
              <w:rPr>
                <w:highlight w:val="yellow"/>
              </w:rPr>
              <w:t>see</w:t>
            </w:r>
            <w:proofErr w:type="gramEnd"/>
          </w:p>
          <w:p w14:paraId="12341297" w14:textId="77777777" w:rsidR="00670D3E" w:rsidRPr="00D038A1" w:rsidRDefault="00670D3E" w:rsidP="007E4702">
            <w:pPr>
              <w:pStyle w:val="ListParagraph"/>
              <w:numPr>
                <w:ilvl w:val="0"/>
                <w:numId w:val="131"/>
              </w:numPr>
              <w:ind w:left="346" w:hanging="187"/>
              <w:rPr>
                <w:highlight w:val="yellow"/>
              </w:rPr>
            </w:pPr>
            <w:hyperlink r:id="rId12" w:history="1">
              <w:r w:rsidRPr="00D038A1">
                <w:rPr>
                  <w:rStyle w:val="Hyperlink"/>
                  <w:highlight w:val="yellow"/>
                </w:rPr>
                <w:t>38 CFR 3.901(a)</w:t>
              </w:r>
            </w:hyperlink>
            <w:r w:rsidRPr="00D038A1">
              <w:rPr>
                <w:highlight w:val="yellow"/>
              </w:rPr>
              <w:t>, and</w:t>
            </w:r>
          </w:p>
          <w:p w14:paraId="72B9D663" w14:textId="77777777" w:rsidR="00670D3E" w:rsidRPr="00D038A1" w:rsidRDefault="00670D3E" w:rsidP="007E4702">
            <w:pPr>
              <w:pStyle w:val="ListParagraph"/>
              <w:numPr>
                <w:ilvl w:val="0"/>
                <w:numId w:val="138"/>
              </w:numPr>
              <w:ind w:left="346" w:hanging="187"/>
              <w:rPr>
                <w:highlight w:val="yellow"/>
              </w:rPr>
            </w:pPr>
            <w:r w:rsidRPr="00D038A1">
              <w:rPr>
                <w:highlight w:val="yellow"/>
              </w:rPr>
              <w:t>M21-1, Part X, Subpart iv, 3.A.1.a</w:t>
            </w:r>
          </w:p>
          <w:p w14:paraId="5E628242" w14:textId="77777777" w:rsidR="00670D3E" w:rsidRPr="00D038A1" w:rsidRDefault="00670D3E" w:rsidP="007E4702">
            <w:pPr>
              <w:pStyle w:val="ListParagraph"/>
              <w:numPr>
                <w:ilvl w:val="0"/>
                <w:numId w:val="139"/>
              </w:numPr>
              <w:ind w:left="158" w:hanging="187"/>
              <w:rPr>
                <w:highlight w:val="yellow"/>
              </w:rPr>
            </w:pPr>
            <w:r w:rsidRPr="00D038A1">
              <w:rPr>
                <w:highlight w:val="yellow"/>
              </w:rPr>
              <w:t>handling cases of fraud, see M21-1, Part X, Subpart iv, 3.A.2, and</w:t>
            </w:r>
          </w:p>
          <w:p w14:paraId="042C0635" w14:textId="77777777" w:rsidR="00670D3E" w:rsidRPr="00D038A1" w:rsidRDefault="00670D3E" w:rsidP="007E4702">
            <w:pPr>
              <w:pStyle w:val="ListParagraph"/>
              <w:numPr>
                <w:ilvl w:val="0"/>
                <w:numId w:val="140"/>
              </w:numPr>
              <w:ind w:left="158" w:hanging="187"/>
              <w:rPr>
                <w:highlight w:val="yellow"/>
              </w:rPr>
            </w:pPr>
            <w:r w:rsidRPr="00D038A1">
              <w:rPr>
                <w:highlight w:val="yellow"/>
              </w:rPr>
              <w:lastRenderedPageBreak/>
              <w:t xml:space="preserve">evaluating evidence and determining probative value, see M21-1, Part V, Subpart ii, 1.A.  </w:t>
            </w:r>
          </w:p>
        </w:tc>
      </w:tr>
    </w:tbl>
    <w:p w14:paraId="410DD7FB" w14:textId="77777777" w:rsidR="00670D3E" w:rsidRDefault="00670D3E" w:rsidP="00670D3E">
      <w:pPr>
        <w:tabs>
          <w:tab w:val="left" w:pos="9360"/>
        </w:tabs>
        <w:ind w:left="1714"/>
      </w:pPr>
      <w:r>
        <w:rPr>
          <w:u w:val="single"/>
        </w:rPr>
        <w:lastRenderedPageBreak/>
        <w:tab/>
      </w:r>
    </w:p>
    <w:p w14:paraId="4B23819D" w14:textId="77777777" w:rsidR="00670D3E" w:rsidRPr="00EF5C93" w:rsidRDefault="00670D3E" w:rsidP="00670D3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8"/>
        <w:gridCol w:w="7848"/>
      </w:tblGrid>
      <w:tr w:rsidR="00670D3E" w:rsidRPr="00C549B0" w14:paraId="737702F3" w14:textId="77777777" w:rsidTr="00E1488C">
        <w:tc>
          <w:tcPr>
            <w:tcW w:w="1728" w:type="dxa"/>
            <w:shd w:val="clear" w:color="auto" w:fill="auto"/>
          </w:tcPr>
          <w:p w14:paraId="2C303E2D" w14:textId="77777777" w:rsidR="00670D3E" w:rsidRPr="00C549B0" w:rsidRDefault="00670D3E" w:rsidP="00E1488C">
            <w:pPr>
              <w:pStyle w:val="Heading5"/>
            </w:pPr>
            <w:bookmarkStart w:id="25" w:name="_e.__DBQs"/>
            <w:bookmarkEnd w:id="25"/>
            <w:r w:rsidRPr="00EF5C93">
              <w:rPr>
                <w:highlight w:val="yellow"/>
              </w:rPr>
              <w:t>h</w:t>
            </w:r>
            <w:del w:id="26" w:author="KENNEDY, Kelly, VBAVACO" w:date="2024-01-25T10:18:00Z">
              <w:r w:rsidRPr="00C549B0" w:rsidDel="00EF5C93">
                <w:delText>g</w:delText>
              </w:r>
            </w:del>
            <w:r w:rsidRPr="00C549B0">
              <w:t>.  DBQs Completed by Veterans Who Are Physicians/Health Care Providers</w:t>
            </w:r>
          </w:p>
        </w:tc>
        <w:tc>
          <w:tcPr>
            <w:tcW w:w="7848" w:type="dxa"/>
            <w:shd w:val="clear" w:color="auto" w:fill="auto"/>
          </w:tcPr>
          <w:p w14:paraId="51CE0B87" w14:textId="77777777" w:rsidR="00670D3E" w:rsidRPr="00C549B0" w:rsidRDefault="00670D3E" w:rsidP="00E1488C">
            <w:r w:rsidRPr="00C549B0">
              <w:t>VA cannot summarily discount otherwise competent medical evidence from a Veteran who is a physician or health care provider.  DBQ reports completed by these individuals will be reviewed under the same criteria for reviewing DBQs submitted by a third-party health care provider.</w:t>
            </w:r>
          </w:p>
          <w:p w14:paraId="689D294F" w14:textId="77777777" w:rsidR="00670D3E" w:rsidRPr="00C549B0" w:rsidRDefault="00670D3E" w:rsidP="00E1488C"/>
          <w:p w14:paraId="7046B1C9" w14:textId="77777777" w:rsidR="00670D3E" w:rsidRPr="00C549B0" w:rsidRDefault="00670D3E" w:rsidP="00E1488C">
            <w:r w:rsidRPr="00C549B0">
              <w:t>In effect, VA claims adjudicators must subject the evidence of record to some degree of scrutiny to determine its probative worth.  It is improper in VA practice to “exclude” evidence.  Decision makers must weigh the probative value of the evidence and discuss its probative value in the decision narrative.</w:t>
            </w:r>
          </w:p>
          <w:p w14:paraId="631F500C" w14:textId="77777777" w:rsidR="00670D3E" w:rsidRPr="00C549B0" w:rsidRDefault="00670D3E" w:rsidP="00E1488C"/>
          <w:p w14:paraId="434EC915" w14:textId="77777777" w:rsidR="00670D3E" w:rsidRPr="00C549B0" w:rsidRDefault="00670D3E" w:rsidP="00E1488C">
            <w:r w:rsidRPr="00C549B0">
              <w:rPr>
                <w:b/>
                <w:i/>
              </w:rPr>
              <w:t>Note</w:t>
            </w:r>
            <w:r w:rsidRPr="00C549B0">
              <w:t>:  Exercise the same weighing of probative value for internal-use DBQs that are completed by an external non-VA provider.</w:t>
            </w:r>
          </w:p>
          <w:p w14:paraId="4084F39C" w14:textId="77777777" w:rsidR="00670D3E" w:rsidRPr="00C549B0" w:rsidRDefault="00670D3E" w:rsidP="00E1488C">
            <w:r w:rsidRPr="00C549B0">
              <w:t xml:space="preserve"> </w:t>
            </w:r>
          </w:p>
          <w:p w14:paraId="47827E5D" w14:textId="77777777" w:rsidR="00670D3E" w:rsidRPr="00C549B0" w:rsidRDefault="00670D3E" w:rsidP="00E1488C">
            <w:pPr>
              <w:rPr>
                <w:rFonts w:ascii="Calibri" w:eastAsia="Calibri" w:hAnsi="Calibri"/>
              </w:rPr>
            </w:pPr>
            <w:r w:rsidRPr="00C549B0">
              <w:rPr>
                <w:b/>
                <w:i/>
              </w:rPr>
              <w:t>Important</w:t>
            </w:r>
            <w:r w:rsidRPr="00C549B0">
              <w:t xml:space="preserve">:  Ensure the </w:t>
            </w:r>
            <w:r w:rsidRPr="00C549B0">
              <w:rPr>
                <w:i/>
              </w:rPr>
              <w:t>Disability Benefits Questionnaire (DBQ) – Veteran Provided</w:t>
            </w:r>
            <w:r w:rsidRPr="00C549B0">
              <w:t xml:space="preserve"> DOCUMENT TYPE under VBMS UNSOLICITED EVIDENCE tab has been updated for DBQs submitted from non-VA providers.  </w:t>
            </w:r>
          </w:p>
          <w:p w14:paraId="743695B1" w14:textId="77777777" w:rsidR="00670D3E" w:rsidRPr="00C549B0" w:rsidRDefault="00670D3E" w:rsidP="00E1488C">
            <w:pPr>
              <w:rPr>
                <w:b/>
                <w:i/>
              </w:rPr>
            </w:pPr>
          </w:p>
          <w:p w14:paraId="6D199452" w14:textId="77777777" w:rsidR="00670D3E" w:rsidRPr="00C549B0" w:rsidRDefault="00670D3E" w:rsidP="00E1488C">
            <w:r w:rsidRPr="00C549B0">
              <w:rPr>
                <w:b/>
                <w:i/>
              </w:rPr>
              <w:t>References</w:t>
            </w:r>
            <w:r w:rsidRPr="00C549B0">
              <w:t>:  For more information on</w:t>
            </w:r>
          </w:p>
          <w:p w14:paraId="095BF2B9" w14:textId="77777777" w:rsidR="00670D3E" w:rsidRPr="00C549B0" w:rsidRDefault="00670D3E" w:rsidP="007E4702">
            <w:pPr>
              <w:pStyle w:val="ListParagraph"/>
              <w:numPr>
                <w:ilvl w:val="0"/>
                <w:numId w:val="141"/>
              </w:numPr>
              <w:ind w:left="158" w:hanging="187"/>
            </w:pPr>
            <w:r w:rsidRPr="00C549B0">
              <w:t xml:space="preserve">reviewing DBQs, see M21-1, Part IV, Subpart i, 3.A.1.d </w:t>
            </w:r>
          </w:p>
          <w:p w14:paraId="277B4A19" w14:textId="77777777" w:rsidR="00670D3E" w:rsidRPr="00C549B0" w:rsidRDefault="00670D3E" w:rsidP="007E4702">
            <w:pPr>
              <w:pStyle w:val="ListParagraph"/>
              <w:numPr>
                <w:ilvl w:val="0"/>
                <w:numId w:val="4"/>
              </w:numPr>
              <w:ind w:left="158" w:hanging="187"/>
            </w:pPr>
            <w:r w:rsidRPr="00C549B0">
              <w:t>evidentiary concepts, see M21-1, Part V, Subpart ii, 1.A.2</w:t>
            </w:r>
          </w:p>
          <w:p w14:paraId="3FD65EF9" w14:textId="77777777" w:rsidR="00670D3E" w:rsidRPr="00C549B0" w:rsidRDefault="00670D3E" w:rsidP="007E4702">
            <w:pPr>
              <w:pStyle w:val="ListParagraph"/>
              <w:numPr>
                <w:ilvl w:val="0"/>
                <w:numId w:val="6"/>
              </w:numPr>
              <w:ind w:left="158" w:hanging="187"/>
            </w:pPr>
            <w:r w:rsidRPr="00C549B0">
              <w:t xml:space="preserve">written testimony submitted by the claimant, see </w:t>
            </w:r>
            <w:hyperlink r:id="rId13" w:history="1">
              <w:r w:rsidRPr="00C549B0">
                <w:rPr>
                  <w:rStyle w:val="Hyperlink"/>
                </w:rPr>
                <w:t>38 CFR 3.200(b)</w:t>
              </w:r>
            </w:hyperlink>
            <w:r w:rsidRPr="00C549B0">
              <w:t>, and</w:t>
            </w:r>
          </w:p>
          <w:p w14:paraId="1E0651A6" w14:textId="77777777" w:rsidR="00670D3E" w:rsidRPr="00C549B0" w:rsidRDefault="00670D3E" w:rsidP="007E4702">
            <w:pPr>
              <w:pStyle w:val="ListParagraph"/>
              <w:numPr>
                <w:ilvl w:val="0"/>
                <w:numId w:val="5"/>
              </w:numPr>
              <w:ind w:left="158" w:hanging="187"/>
            </w:pPr>
            <w:r w:rsidRPr="00C549B0">
              <w:t xml:space="preserve">case law supporting adequacy of examination completed by a Veteran-health care provider, see </w:t>
            </w:r>
            <w:r w:rsidRPr="00C549B0">
              <w:rPr>
                <w:i/>
              </w:rPr>
              <w:t>Pond v. West</w:t>
            </w:r>
            <w:r w:rsidRPr="00C549B0">
              <w:t xml:space="preserve">, 12 </w:t>
            </w:r>
            <w:proofErr w:type="spellStart"/>
            <w:r w:rsidRPr="00C549B0">
              <w:t>Vet.App</w:t>
            </w:r>
            <w:proofErr w:type="spellEnd"/>
            <w:r w:rsidRPr="00C549B0">
              <w:t>. 341 (1999).</w:t>
            </w:r>
          </w:p>
        </w:tc>
      </w:tr>
    </w:tbl>
    <w:p w14:paraId="37B92694" w14:textId="77777777" w:rsidR="00670D3E" w:rsidRPr="00C549B0" w:rsidRDefault="00670D3E" w:rsidP="00670D3E">
      <w:pPr>
        <w:pStyle w:val="BlockLine"/>
      </w:pPr>
      <w:r w:rsidRPr="00C549B0">
        <w:t xml:space="preserve"> </w:t>
      </w:r>
    </w:p>
    <w:tbl>
      <w:tblPr>
        <w:tblW w:w="0" w:type="auto"/>
        <w:tblLayout w:type="fixed"/>
        <w:tblLook w:val="0000" w:firstRow="0" w:lastRow="0" w:firstColumn="0" w:lastColumn="0" w:noHBand="0" w:noVBand="0"/>
      </w:tblPr>
      <w:tblGrid>
        <w:gridCol w:w="1728"/>
        <w:gridCol w:w="7740"/>
      </w:tblGrid>
      <w:tr w:rsidR="00670D3E" w:rsidRPr="00C549B0" w14:paraId="5278055B" w14:textId="77777777" w:rsidTr="00E1488C">
        <w:tc>
          <w:tcPr>
            <w:tcW w:w="1728" w:type="dxa"/>
          </w:tcPr>
          <w:p w14:paraId="5509D0CF" w14:textId="77777777" w:rsidR="00670D3E" w:rsidRPr="00C549B0" w:rsidRDefault="00670D3E" w:rsidP="00E1488C">
            <w:pPr>
              <w:pStyle w:val="Heading5"/>
            </w:pPr>
            <w:bookmarkStart w:id="27" w:name="_f.__Qualification"/>
            <w:bookmarkStart w:id="28" w:name="_ih.__Qualification"/>
            <w:bookmarkEnd w:id="27"/>
            <w:bookmarkEnd w:id="28"/>
            <w:r w:rsidRPr="00EF5C93">
              <w:rPr>
                <w:highlight w:val="yellow"/>
              </w:rPr>
              <w:t>i</w:t>
            </w:r>
            <w:del w:id="29" w:author="KENNEDY, Kelly, VBAVACO" w:date="2024-01-25T10:18:00Z">
              <w:r w:rsidRPr="00C549B0" w:rsidDel="00EF5C93">
                <w:delText>h</w:delText>
              </w:r>
            </w:del>
            <w:r w:rsidRPr="00C549B0">
              <w:t xml:space="preserve">.  </w:t>
            </w:r>
            <w:bookmarkStart w:id="30" w:name="d"/>
            <w:r w:rsidRPr="00C549B0">
              <w:t xml:space="preserve">Qualification Requirements of Examiners – </w:t>
            </w:r>
            <w:del w:id="31" w:author="KENNEDY, Kelly, VBAVACO" w:date="2024-01-25T07:58:00Z">
              <w:r w:rsidRPr="00C549B0" w:rsidDel="00AC3E1C">
                <w:delText xml:space="preserve">Initial </w:delText>
              </w:r>
            </w:del>
            <w:del w:id="32" w:author="KENNEDY, Kelly, VBAVACO" w:date="2024-01-25T08:10:00Z">
              <w:r w:rsidRPr="00C549B0" w:rsidDel="000E1FBF">
                <w:delText>Mental Disorder</w:delText>
              </w:r>
            </w:del>
            <w:r w:rsidRPr="000E1FBF">
              <w:rPr>
                <w:highlight w:val="yellow"/>
              </w:rPr>
              <w:t>Psychological</w:t>
            </w:r>
            <w:r w:rsidRPr="00C549B0">
              <w:t xml:space="preserve"> Examinations</w:t>
            </w:r>
            <w:bookmarkEnd w:id="30"/>
          </w:p>
        </w:tc>
        <w:tc>
          <w:tcPr>
            <w:tcW w:w="7740" w:type="dxa"/>
          </w:tcPr>
          <w:p w14:paraId="749C7541" w14:textId="77777777" w:rsidR="00670D3E" w:rsidRPr="00C549B0" w:rsidRDefault="00670D3E" w:rsidP="00E1488C">
            <w:pPr>
              <w:pStyle w:val="BlockText"/>
            </w:pPr>
            <w:r w:rsidRPr="00C549B0">
              <w:t xml:space="preserve">The following credentialed mental health professionals are qualified to perform </w:t>
            </w:r>
            <w:del w:id="33" w:author="KENNEDY, Kelly, VBAVACO" w:date="2024-01-25T07:58:00Z">
              <w:r w:rsidRPr="00C549B0" w:rsidDel="00AC3E1C">
                <w:rPr>
                  <w:i/>
                </w:rPr>
                <w:delText>initial</w:delText>
              </w:r>
              <w:r w:rsidRPr="00C549B0" w:rsidDel="00AC3E1C">
                <w:delText xml:space="preserve"> </w:delText>
              </w:r>
            </w:del>
            <w:r w:rsidRPr="00C549B0">
              <w:t xml:space="preserve">C&amp;P </w:t>
            </w:r>
            <w:del w:id="34" w:author="KENNEDY, Kelly, VBAVACO" w:date="2024-01-25T08:26:00Z">
              <w:r w:rsidRPr="00C549B0" w:rsidDel="00D104C4">
                <w:delText>mental disorder</w:delText>
              </w:r>
            </w:del>
            <w:r w:rsidRPr="00D104C4">
              <w:rPr>
                <w:highlight w:val="yellow"/>
              </w:rPr>
              <w:t>psychological</w:t>
            </w:r>
            <w:r w:rsidRPr="00C549B0">
              <w:t xml:space="preserve"> examinations:</w:t>
            </w:r>
          </w:p>
          <w:p w14:paraId="314B3992" w14:textId="77777777" w:rsidR="00670D3E" w:rsidRPr="00C549B0" w:rsidRDefault="00670D3E" w:rsidP="00E1488C">
            <w:pPr>
              <w:pStyle w:val="BlockText"/>
            </w:pPr>
          </w:p>
          <w:p w14:paraId="2DEC72BA" w14:textId="77777777" w:rsidR="00670D3E" w:rsidRPr="00C549B0" w:rsidRDefault="00670D3E" w:rsidP="007E4702">
            <w:pPr>
              <w:pStyle w:val="ListParagraph"/>
              <w:numPr>
                <w:ilvl w:val="0"/>
                <w:numId w:val="124"/>
              </w:numPr>
              <w:ind w:left="158" w:hanging="187"/>
            </w:pPr>
            <w:r w:rsidRPr="00C549B0">
              <w:t>board-certified or board-eligible psychiatrists</w:t>
            </w:r>
          </w:p>
          <w:p w14:paraId="62FA177E" w14:textId="77777777" w:rsidR="00670D3E" w:rsidRPr="00C549B0" w:rsidRDefault="00670D3E" w:rsidP="007E4702">
            <w:pPr>
              <w:pStyle w:val="ListParagraph"/>
              <w:numPr>
                <w:ilvl w:val="0"/>
                <w:numId w:val="84"/>
              </w:numPr>
              <w:ind w:left="158" w:hanging="187"/>
            </w:pPr>
            <w:r w:rsidRPr="00C549B0">
              <w:t xml:space="preserve">licensed doctorate-level psychologists, or </w:t>
            </w:r>
          </w:p>
          <w:p w14:paraId="2F643961" w14:textId="77777777" w:rsidR="00670D3E" w:rsidRPr="00C549B0" w:rsidRDefault="00670D3E" w:rsidP="007E4702">
            <w:pPr>
              <w:pStyle w:val="ListParagraph"/>
              <w:numPr>
                <w:ilvl w:val="0"/>
                <w:numId w:val="85"/>
              </w:numPr>
              <w:ind w:left="158" w:hanging="187"/>
            </w:pPr>
            <w:r w:rsidRPr="00C549B0">
              <w:t>the following other mental health professionals, under the close supervision of a board-certified or board-eligible psychiatrist or licensed doctorate-level psychologist:</w:t>
            </w:r>
          </w:p>
          <w:p w14:paraId="32FA1AB3" w14:textId="77777777" w:rsidR="00670D3E" w:rsidRPr="00C549B0" w:rsidRDefault="00670D3E" w:rsidP="00E1488C">
            <w:pPr>
              <w:pStyle w:val="BulletText2"/>
            </w:pPr>
            <w:r w:rsidRPr="00D104C4">
              <w:rPr>
                <w:highlight w:val="yellow"/>
              </w:rPr>
              <w:t>non-licensed</w:t>
            </w:r>
            <w:r>
              <w:t xml:space="preserve"> </w:t>
            </w:r>
            <w:r w:rsidRPr="00C549B0">
              <w:t xml:space="preserve">doctorate-level </w:t>
            </w:r>
            <w:del w:id="35" w:author="KENNEDY, Kelly, VBAVACO" w:date="2024-01-25T08:23:00Z">
              <w:r w:rsidRPr="00C549B0" w:rsidDel="00D104C4">
                <w:delText>mental health providers</w:delText>
              </w:r>
            </w:del>
            <w:r w:rsidRPr="00D104C4">
              <w:rPr>
                <w:highlight w:val="yellow"/>
              </w:rPr>
              <w:t xml:space="preserve">psychologists working toward </w:t>
            </w:r>
            <w:proofErr w:type="gramStart"/>
            <w:r w:rsidRPr="00D104C4">
              <w:rPr>
                <w:highlight w:val="yellow"/>
              </w:rPr>
              <w:t>licensure</w:t>
            </w:r>
            <w:proofErr w:type="gramEnd"/>
          </w:p>
          <w:p w14:paraId="3FDF2469" w14:textId="77777777" w:rsidR="00670D3E" w:rsidRPr="00C549B0" w:rsidRDefault="00670D3E" w:rsidP="00E1488C">
            <w:pPr>
              <w:pStyle w:val="BulletText2"/>
            </w:pPr>
            <w:r w:rsidRPr="00C549B0">
              <w:t>psychiatry residents, and</w:t>
            </w:r>
          </w:p>
          <w:p w14:paraId="6E84B2BF" w14:textId="77777777" w:rsidR="00670D3E" w:rsidRPr="00C549B0" w:rsidRDefault="00670D3E" w:rsidP="00E1488C">
            <w:pPr>
              <w:pStyle w:val="BulletText2"/>
            </w:pPr>
            <w:r w:rsidRPr="00C549B0">
              <w:t>clinical or counseling psychologists completing a one-year internship or residency.</w:t>
            </w:r>
          </w:p>
          <w:p w14:paraId="73CA4B16" w14:textId="77777777" w:rsidR="00670D3E" w:rsidRPr="00C549B0" w:rsidRDefault="00670D3E" w:rsidP="00E1488C">
            <w:pPr>
              <w:pStyle w:val="BlockText"/>
            </w:pPr>
          </w:p>
          <w:p w14:paraId="32AF7504" w14:textId="77777777" w:rsidR="00670D3E" w:rsidRPr="00C549B0" w:rsidRDefault="00670D3E" w:rsidP="00E1488C">
            <w:pPr>
              <w:pStyle w:val="BlockText"/>
            </w:pPr>
            <w:r w:rsidRPr="00C549B0">
              <w:rPr>
                <w:b/>
                <w:bCs/>
                <w:i/>
                <w:iCs/>
              </w:rPr>
              <w:t>Note</w:t>
            </w:r>
            <w:proofErr w:type="gramStart"/>
            <w:r w:rsidRPr="00C549B0">
              <w:t>:  “</w:t>
            </w:r>
            <w:proofErr w:type="gramEnd"/>
            <w:r w:rsidRPr="00C549B0">
              <w:t xml:space="preserve">Close supervision” means that the supervising psychiatrist or psychologist met with the Veteran and conferred with the examining mental health professional in providing the diagnosis and the final assessment.  The supervising psychiatrist or psychologist must co-sign the examination report.  </w:t>
            </w:r>
          </w:p>
          <w:p w14:paraId="1028F532" w14:textId="77777777" w:rsidR="00670D3E" w:rsidRPr="00C549B0" w:rsidRDefault="00670D3E" w:rsidP="00E1488C">
            <w:pPr>
              <w:pStyle w:val="BlockText"/>
            </w:pPr>
          </w:p>
          <w:p w14:paraId="0E53315F" w14:textId="77777777" w:rsidR="00670D3E" w:rsidRPr="00C549B0" w:rsidRDefault="00670D3E" w:rsidP="00E1488C">
            <w:pPr>
              <w:pStyle w:val="BlockText"/>
            </w:pPr>
            <w:r w:rsidRPr="00C549B0">
              <w:rPr>
                <w:b/>
                <w:i/>
              </w:rPr>
              <w:lastRenderedPageBreak/>
              <w:t>Important</w:t>
            </w:r>
            <w:r w:rsidRPr="00C549B0">
              <w:t xml:space="preserve">:  For a claim for service connection (SC) for posttraumatic stress disorder </w:t>
            </w:r>
            <w:del w:id="36" w:author="Mazar, Leah B. (she/her/hers)" w:date="2024-02-07T10:24:00Z">
              <w:r w:rsidRPr="00C549B0" w:rsidDel="003B3F2E">
                <w:delText xml:space="preserve">(PTSD) </w:delText>
              </w:r>
            </w:del>
            <w:r w:rsidRPr="00C549B0">
              <w:t xml:space="preserve">based upon a stressor related to the Veteran’s fear of hostile military or terrorist activity, </w:t>
            </w:r>
            <w:hyperlink r:id="rId14" w:history="1">
              <w:r w:rsidRPr="00C549B0">
                <w:rPr>
                  <w:rStyle w:val="Hyperlink"/>
                </w:rPr>
                <w:t>38 CFR 3.304(f)(3)</w:t>
              </w:r>
            </w:hyperlink>
            <w:r w:rsidRPr="00C549B0">
              <w:t xml:space="preserve"> directs that the examination must be conducted by a VA psychiatrist or psychologist, or a psychiatrist or psychologist with whom VA has contracted.</w:t>
            </w:r>
          </w:p>
          <w:p w14:paraId="2899B173" w14:textId="77777777" w:rsidR="00670D3E" w:rsidRPr="00C549B0" w:rsidRDefault="00670D3E" w:rsidP="00E1488C">
            <w:pPr>
              <w:pStyle w:val="BlockText"/>
            </w:pPr>
          </w:p>
          <w:p w14:paraId="2B395B80" w14:textId="77777777" w:rsidR="00670D3E" w:rsidRPr="00C549B0" w:rsidRDefault="00670D3E" w:rsidP="00E1488C">
            <w:pPr>
              <w:pStyle w:val="BlockText"/>
              <w:rPr>
                <w:i/>
              </w:rPr>
            </w:pPr>
            <w:r w:rsidRPr="00C549B0">
              <w:rPr>
                <w:b/>
                <w:i/>
              </w:rPr>
              <w:t>Reference</w:t>
            </w:r>
            <w:r w:rsidRPr="00C549B0">
              <w:t xml:space="preserve">:  For more information on </w:t>
            </w:r>
            <w:del w:id="37" w:author="KENNEDY, Kelly, VBAVACO" w:date="2024-01-29T09:03:00Z">
              <w:r w:rsidRPr="00C549B0" w:rsidDel="00025170">
                <w:delText xml:space="preserve">the </w:delText>
              </w:r>
            </w:del>
            <w:r w:rsidRPr="00C549B0">
              <w:t xml:space="preserve">qualifications of examiners for </w:t>
            </w:r>
            <w:del w:id="38" w:author="KENNEDY, Kelly, VBAVACO" w:date="2024-02-02T13:58:00Z">
              <w:r w:rsidRPr="00C549B0" w:rsidDel="00132077">
                <w:delText xml:space="preserve">specific </w:delText>
              </w:r>
            </w:del>
            <w:r w:rsidRPr="00F46AB3">
              <w:rPr>
                <w:highlight w:val="yellow"/>
              </w:rPr>
              <w:t>psychological</w:t>
            </w:r>
            <w:r>
              <w:t xml:space="preserve"> </w:t>
            </w:r>
            <w:r w:rsidRPr="00C549B0">
              <w:t xml:space="preserve">examinations, </w:t>
            </w:r>
            <w:del w:id="39" w:author="KENNEDY, Kelly, VBAVACO" w:date="2024-02-02T13:58:00Z">
              <w:r w:rsidRPr="00C549B0" w:rsidDel="00132077">
                <w:delText>to include initial mental disorders</w:delText>
              </w:r>
            </w:del>
            <w:del w:id="40" w:author="KENNEDY, Kelly, VBAVACO" w:date="2024-01-25T08:30:00Z">
              <w:r w:rsidRPr="00C549B0" w:rsidDel="00F46AB3">
                <w:delText xml:space="preserve"> examinations</w:delText>
              </w:r>
            </w:del>
            <w:del w:id="41" w:author="KENNEDY, Kelly, VBAVACO" w:date="2024-02-02T13:58:00Z">
              <w:r w:rsidRPr="00C549B0" w:rsidDel="00132077">
                <w:delText xml:space="preserve">, PTSD, and eating disorders, </w:delText>
              </w:r>
            </w:del>
            <w:r w:rsidRPr="00C549B0">
              <w:t xml:space="preserve">see the </w:t>
            </w:r>
            <w:hyperlink r:id="rId15" w:history="1">
              <w:r w:rsidRPr="00C549B0">
                <w:rPr>
                  <w:rStyle w:val="Hyperlink"/>
                  <w:i/>
                </w:rPr>
                <w:t>DBQ Switchboard</w:t>
              </w:r>
            </w:hyperlink>
            <w:r w:rsidRPr="00C549B0">
              <w:t>.</w:t>
            </w:r>
          </w:p>
        </w:tc>
      </w:tr>
    </w:tbl>
    <w:p w14:paraId="61725550" w14:textId="77777777" w:rsidR="00670D3E" w:rsidRPr="00C549B0" w:rsidRDefault="00670D3E" w:rsidP="00670D3E">
      <w:pPr>
        <w:pStyle w:val="BlockLine"/>
      </w:pPr>
    </w:p>
    <w:tbl>
      <w:tblPr>
        <w:tblW w:w="0" w:type="auto"/>
        <w:tblInd w:w="108" w:type="dxa"/>
        <w:tblLayout w:type="fixed"/>
        <w:tblLook w:val="0000" w:firstRow="0" w:lastRow="0" w:firstColumn="0" w:lastColumn="0" w:noHBand="0" w:noVBand="0"/>
      </w:tblPr>
      <w:tblGrid>
        <w:gridCol w:w="1728"/>
        <w:gridCol w:w="7740"/>
      </w:tblGrid>
      <w:tr w:rsidR="00670D3E" w:rsidRPr="00C549B0" w:rsidDel="00F46AB3" w14:paraId="514A7A0D" w14:textId="77777777" w:rsidTr="00E1488C">
        <w:trPr>
          <w:del w:id="42" w:author="KENNEDY, Kelly, VBAVACO" w:date="2024-01-25T08:33:00Z"/>
        </w:trPr>
        <w:tc>
          <w:tcPr>
            <w:tcW w:w="1728" w:type="dxa"/>
          </w:tcPr>
          <w:p w14:paraId="7A3FD56C" w14:textId="77777777" w:rsidR="00670D3E" w:rsidRPr="00C549B0" w:rsidDel="00F46AB3" w:rsidRDefault="00670D3E" w:rsidP="00E1488C">
            <w:pPr>
              <w:pStyle w:val="Heading5"/>
              <w:rPr>
                <w:del w:id="43" w:author="KENNEDY, Kelly, VBAVACO" w:date="2024-01-25T08:33:00Z"/>
              </w:rPr>
            </w:pPr>
            <w:bookmarkStart w:id="44" w:name="_g.__Qualification"/>
            <w:bookmarkEnd w:id="44"/>
            <w:del w:id="45" w:author="KENNEDY, Kelly, VBAVACO" w:date="2024-01-25T08:33:00Z">
              <w:r w:rsidRPr="00C549B0" w:rsidDel="00F46AB3">
                <w:delText xml:space="preserve">i.  </w:delText>
              </w:r>
              <w:bookmarkStart w:id="46" w:name="e"/>
              <w:r w:rsidRPr="00C549B0" w:rsidDel="00F46AB3">
                <w:delText>Qualification Requirements of Examiners – Review or Increased Evaluation Mental Disorder Examinations</w:delText>
              </w:r>
              <w:bookmarkEnd w:id="46"/>
            </w:del>
          </w:p>
        </w:tc>
        <w:tc>
          <w:tcPr>
            <w:tcW w:w="7740" w:type="dxa"/>
          </w:tcPr>
          <w:p w14:paraId="7DEB77A2" w14:textId="77777777" w:rsidR="00670D3E" w:rsidRPr="00C549B0" w:rsidDel="00F46AB3" w:rsidRDefault="00670D3E" w:rsidP="00E1488C">
            <w:pPr>
              <w:pStyle w:val="BlockText"/>
              <w:rPr>
                <w:del w:id="47" w:author="KENNEDY, Kelly, VBAVACO" w:date="2024-01-25T08:33:00Z"/>
              </w:rPr>
            </w:pPr>
            <w:del w:id="48" w:author="KENNEDY, Kelly, VBAVACO" w:date="2024-01-25T08:33:00Z">
              <w:r w:rsidRPr="00C549B0" w:rsidDel="00F46AB3">
                <w:delText>The following credentialed mental health professionals are qualified to perform C&amp;P mental disorder review examinations or examinations in claims for increased evaluations of service-connected (SC) mental disorders:</w:delText>
              </w:r>
            </w:del>
          </w:p>
          <w:p w14:paraId="4D59752A" w14:textId="77777777" w:rsidR="00670D3E" w:rsidRPr="00C549B0" w:rsidDel="00F46AB3" w:rsidRDefault="00670D3E" w:rsidP="00E1488C">
            <w:pPr>
              <w:pStyle w:val="BlockText"/>
              <w:rPr>
                <w:del w:id="49" w:author="KENNEDY, Kelly, VBAVACO" w:date="2024-01-25T08:33:00Z"/>
              </w:rPr>
            </w:pPr>
          </w:p>
          <w:p w14:paraId="7BF0BB13" w14:textId="77777777" w:rsidR="00670D3E" w:rsidRPr="00C549B0" w:rsidDel="00F46AB3" w:rsidRDefault="00670D3E" w:rsidP="007E4702">
            <w:pPr>
              <w:pStyle w:val="ListParagraph"/>
              <w:numPr>
                <w:ilvl w:val="0"/>
                <w:numId w:val="86"/>
              </w:numPr>
              <w:ind w:left="158" w:hanging="187"/>
              <w:rPr>
                <w:del w:id="50" w:author="KENNEDY, Kelly, VBAVACO" w:date="2024-01-25T08:33:00Z"/>
              </w:rPr>
            </w:pPr>
            <w:del w:id="51" w:author="KENNEDY, Kelly, VBAVACO" w:date="2024-01-25T08:33:00Z">
              <w:r w:rsidRPr="00C549B0" w:rsidDel="00F46AB3">
                <w:delText xml:space="preserve">mental health professionals qualified to perform initial mental disorder examinations per </w:delText>
              </w:r>
              <w:r w:rsidRPr="00C549B0" w:rsidDel="00F46AB3">
                <w:rPr>
                  <w:color w:val="auto"/>
                </w:rPr>
                <w:delText>M21-1, Part IV, Subpart i, 3.A.1.h</w:delText>
              </w:r>
              <w:r w:rsidRPr="00C549B0" w:rsidDel="00F46AB3">
                <w:delText>, or</w:delText>
              </w:r>
            </w:del>
          </w:p>
          <w:p w14:paraId="5D45BA8B" w14:textId="77777777" w:rsidR="00670D3E" w:rsidRPr="00C549B0" w:rsidDel="00F46AB3" w:rsidRDefault="00670D3E" w:rsidP="007E4702">
            <w:pPr>
              <w:pStyle w:val="ListParagraph"/>
              <w:numPr>
                <w:ilvl w:val="0"/>
                <w:numId w:val="87"/>
              </w:numPr>
              <w:ind w:left="158" w:hanging="187"/>
              <w:rPr>
                <w:del w:id="52" w:author="KENNEDY, Kelly, VBAVACO" w:date="2024-01-25T08:33:00Z"/>
              </w:rPr>
            </w:pPr>
            <w:del w:id="53" w:author="KENNEDY, Kelly, VBAVACO" w:date="2024-01-25T08:33:00Z">
              <w:r w:rsidRPr="00C549B0" w:rsidDel="00F46AB3">
                <w:delText xml:space="preserve">other mental health professionals under the close supervision of a board-certified or board-eligible psychiatrist or licensed doctorate-level psychologist, including </w:delText>
              </w:r>
            </w:del>
          </w:p>
          <w:p w14:paraId="57123D0A" w14:textId="77777777" w:rsidR="00670D3E" w:rsidRPr="00C549B0" w:rsidDel="00F46AB3" w:rsidRDefault="00670D3E" w:rsidP="00E1488C">
            <w:pPr>
              <w:pStyle w:val="BulletText2"/>
              <w:rPr>
                <w:del w:id="54" w:author="KENNEDY, Kelly, VBAVACO" w:date="2024-01-25T08:33:00Z"/>
              </w:rPr>
            </w:pPr>
            <w:del w:id="55" w:author="KENNEDY, Kelly, VBAVACO" w:date="2024-01-25T08:33:00Z">
              <w:r w:rsidRPr="00C549B0" w:rsidDel="00F46AB3">
                <w:delText>licensed clinical social workers</w:delText>
              </w:r>
            </w:del>
          </w:p>
          <w:p w14:paraId="71BC7A9A" w14:textId="77777777" w:rsidR="00670D3E" w:rsidRPr="00C549B0" w:rsidDel="00F46AB3" w:rsidRDefault="00670D3E" w:rsidP="00E1488C">
            <w:pPr>
              <w:pStyle w:val="BulletText2"/>
              <w:rPr>
                <w:del w:id="56" w:author="KENNEDY, Kelly, VBAVACO" w:date="2024-01-25T08:33:00Z"/>
              </w:rPr>
            </w:pPr>
            <w:del w:id="57" w:author="KENNEDY, Kelly, VBAVACO" w:date="2024-01-25T08:33:00Z">
              <w:r w:rsidRPr="00C549B0" w:rsidDel="00F46AB3">
                <w:delText>nurse practitioners</w:delText>
              </w:r>
            </w:del>
          </w:p>
          <w:p w14:paraId="66B85B35" w14:textId="77777777" w:rsidR="00670D3E" w:rsidRPr="00C549B0" w:rsidDel="00F46AB3" w:rsidRDefault="00670D3E" w:rsidP="00E1488C">
            <w:pPr>
              <w:pStyle w:val="BulletText2"/>
              <w:rPr>
                <w:del w:id="58" w:author="KENNEDY, Kelly, VBAVACO" w:date="2024-01-25T08:33:00Z"/>
              </w:rPr>
            </w:pPr>
            <w:del w:id="59" w:author="KENNEDY, Kelly, VBAVACO" w:date="2024-01-25T08:33:00Z">
              <w:r w:rsidRPr="00C549B0" w:rsidDel="00F46AB3">
                <w:delText>clinical nurse specialists, and</w:delText>
              </w:r>
            </w:del>
          </w:p>
          <w:p w14:paraId="498FE46F" w14:textId="77777777" w:rsidR="00670D3E" w:rsidRPr="00C549B0" w:rsidDel="00F46AB3" w:rsidRDefault="00670D3E" w:rsidP="00E1488C">
            <w:pPr>
              <w:pStyle w:val="BulletText2"/>
              <w:rPr>
                <w:del w:id="60" w:author="KENNEDY, Kelly, VBAVACO" w:date="2024-01-25T08:33:00Z"/>
              </w:rPr>
            </w:pPr>
            <w:del w:id="61" w:author="KENNEDY, Kelly, VBAVACO" w:date="2024-01-25T08:33:00Z">
              <w:r w:rsidRPr="00C549B0" w:rsidDel="00F46AB3">
                <w:delText>physician assistants.</w:delText>
              </w:r>
            </w:del>
          </w:p>
          <w:p w14:paraId="303B4A8B" w14:textId="77777777" w:rsidR="00670D3E" w:rsidRPr="00C549B0" w:rsidDel="00F46AB3" w:rsidRDefault="00670D3E" w:rsidP="00E1488C">
            <w:pPr>
              <w:pStyle w:val="BulletText2"/>
              <w:numPr>
                <w:ilvl w:val="0"/>
                <w:numId w:val="0"/>
              </w:numPr>
              <w:rPr>
                <w:del w:id="62" w:author="KENNEDY, Kelly, VBAVACO" w:date="2024-01-25T08:33:00Z"/>
              </w:rPr>
            </w:pPr>
          </w:p>
          <w:p w14:paraId="6DA796A0" w14:textId="77777777" w:rsidR="00670D3E" w:rsidRPr="00C549B0" w:rsidDel="00F46AB3" w:rsidRDefault="00670D3E" w:rsidP="00E1488C">
            <w:pPr>
              <w:rPr>
                <w:del w:id="63" w:author="KENNEDY, Kelly, VBAVACO" w:date="2024-01-25T08:33:00Z"/>
              </w:rPr>
            </w:pPr>
            <w:del w:id="64" w:author="KENNEDY, Kelly, VBAVACO" w:date="2024-01-25T08:33:00Z">
              <w:r w:rsidRPr="00C549B0" w:rsidDel="00F46AB3">
                <w:rPr>
                  <w:b/>
                  <w:i/>
                </w:rPr>
                <w:delText>Reference</w:delText>
              </w:r>
              <w:r w:rsidRPr="00C549B0" w:rsidDel="00F46AB3">
                <w:delText xml:space="preserve">:  For more information on the qualifications of examiners for review examinations for PTSD, see the </w:delText>
              </w:r>
              <w:r w:rsidRPr="00C549B0" w:rsidDel="00F46AB3">
                <w:rPr>
                  <w:i/>
                  <w:iCs/>
                </w:rPr>
                <w:delText>Review Post Traumatic Stress Disorder (</w:delText>
              </w:r>
              <w:r w:rsidRPr="00C549B0" w:rsidDel="00F46AB3">
                <w:rPr>
                  <w:i/>
                </w:rPr>
                <w:delText>PTSD) Disability Benefits Questionnaire</w:delText>
              </w:r>
              <w:r w:rsidRPr="00C549B0" w:rsidDel="00F46AB3">
                <w:delText xml:space="preserve"> in the </w:delText>
              </w:r>
              <w:r w:rsidDel="00F46AB3">
                <w:fldChar w:fldCharType="begin"/>
              </w:r>
              <w:r w:rsidDel="00F46AB3">
                <w:delInstrText>HYPERLINK "http://vbacoweba5.vba.va.gov/bl/21/DBQ/default.asp"</w:delInstrText>
              </w:r>
              <w:r w:rsidDel="00F46AB3">
                <w:fldChar w:fldCharType="separate"/>
              </w:r>
              <w:r w:rsidRPr="00C549B0" w:rsidDel="00F46AB3">
                <w:rPr>
                  <w:rStyle w:val="Hyperlink"/>
                  <w:i/>
                </w:rPr>
                <w:delText>DBQ Switchboard</w:delText>
              </w:r>
              <w:r w:rsidDel="00F46AB3">
                <w:rPr>
                  <w:rStyle w:val="Hyperlink"/>
                  <w:i/>
                </w:rPr>
                <w:fldChar w:fldCharType="end"/>
              </w:r>
              <w:r w:rsidRPr="00C549B0" w:rsidDel="00F46AB3">
                <w:delText>.</w:delText>
              </w:r>
            </w:del>
          </w:p>
        </w:tc>
      </w:tr>
    </w:tbl>
    <w:p w14:paraId="31391D5D" w14:textId="77777777" w:rsidR="00670D3E" w:rsidRPr="00C549B0" w:rsidDel="00F46AB3" w:rsidRDefault="00670D3E" w:rsidP="00670D3E">
      <w:pPr>
        <w:pStyle w:val="BlockLine"/>
        <w:rPr>
          <w:del w:id="65" w:author="KENNEDY, Kelly, VBAVACO" w:date="2024-01-25T08:36:00Z"/>
        </w:rPr>
      </w:pPr>
    </w:p>
    <w:tbl>
      <w:tblPr>
        <w:tblW w:w="0" w:type="auto"/>
        <w:tblLayout w:type="fixed"/>
        <w:tblLook w:val="0000" w:firstRow="0" w:lastRow="0" w:firstColumn="0" w:lastColumn="0" w:noHBand="0" w:noVBand="0"/>
      </w:tblPr>
      <w:tblGrid>
        <w:gridCol w:w="1728"/>
        <w:gridCol w:w="7740"/>
      </w:tblGrid>
      <w:tr w:rsidR="00670D3E" w:rsidRPr="00C549B0" w14:paraId="62AB90C0" w14:textId="77777777" w:rsidTr="00E1488C">
        <w:tc>
          <w:tcPr>
            <w:tcW w:w="1728" w:type="dxa"/>
            <w:shd w:val="clear" w:color="auto" w:fill="auto"/>
          </w:tcPr>
          <w:p w14:paraId="77284E0D" w14:textId="77777777" w:rsidR="00670D3E" w:rsidRPr="00C549B0" w:rsidRDefault="00670D3E" w:rsidP="00E1488C">
            <w:pPr>
              <w:pStyle w:val="Heading5"/>
            </w:pPr>
            <w:bookmarkStart w:id="66" w:name="_h.__Qualification"/>
            <w:bookmarkEnd w:id="66"/>
            <w:r w:rsidRPr="00C549B0">
              <w:t xml:space="preserve">j. </w:t>
            </w:r>
            <w:bookmarkStart w:id="67" w:name="f"/>
            <w:r w:rsidRPr="00C549B0">
              <w:t xml:space="preserve"> Qualification Requirements of Examiners </w:t>
            </w:r>
            <w:proofErr w:type="gramStart"/>
            <w:r w:rsidRPr="00C549B0">
              <w:t>–  TBI</w:t>
            </w:r>
            <w:proofErr w:type="gramEnd"/>
            <w:r w:rsidRPr="00C549B0">
              <w:t xml:space="preserve"> Examinations</w:t>
            </w:r>
            <w:bookmarkEnd w:id="67"/>
          </w:p>
        </w:tc>
        <w:tc>
          <w:tcPr>
            <w:tcW w:w="7740" w:type="dxa"/>
            <w:shd w:val="clear" w:color="auto" w:fill="auto"/>
          </w:tcPr>
          <w:p w14:paraId="60473DAF" w14:textId="77777777" w:rsidR="00670D3E" w:rsidRPr="00C549B0" w:rsidRDefault="00670D3E" w:rsidP="00E1488C">
            <w:pPr>
              <w:pStyle w:val="BlockText"/>
            </w:pPr>
            <w:r w:rsidRPr="00C549B0">
              <w:t xml:space="preserve">The </w:t>
            </w:r>
            <w:r w:rsidRPr="00C549B0">
              <w:rPr>
                <w:i/>
              </w:rPr>
              <w:t xml:space="preserve">initial </w:t>
            </w:r>
            <w:r w:rsidRPr="00C549B0">
              <w:t>diagnosis of TBI must be made by one of the following specialists:</w:t>
            </w:r>
          </w:p>
          <w:p w14:paraId="2816513F" w14:textId="77777777" w:rsidR="00670D3E" w:rsidRPr="00C549B0" w:rsidRDefault="00670D3E" w:rsidP="00E1488C">
            <w:pPr>
              <w:pStyle w:val="BlockText"/>
            </w:pPr>
          </w:p>
          <w:p w14:paraId="7B379C39" w14:textId="77777777" w:rsidR="00670D3E" w:rsidRPr="00C549B0" w:rsidRDefault="00670D3E" w:rsidP="007E4702">
            <w:pPr>
              <w:pStyle w:val="ListParagraph"/>
              <w:numPr>
                <w:ilvl w:val="0"/>
                <w:numId w:val="125"/>
              </w:numPr>
              <w:ind w:left="158" w:hanging="187"/>
            </w:pPr>
            <w:r w:rsidRPr="00C549B0">
              <w:t xml:space="preserve">physiatrists </w:t>
            </w:r>
          </w:p>
          <w:p w14:paraId="1F713BB5" w14:textId="77777777" w:rsidR="00670D3E" w:rsidRPr="00C549B0" w:rsidRDefault="00670D3E" w:rsidP="007E4702">
            <w:pPr>
              <w:pStyle w:val="ListParagraph"/>
              <w:numPr>
                <w:ilvl w:val="0"/>
                <w:numId w:val="88"/>
              </w:numPr>
              <w:ind w:left="158" w:hanging="187"/>
            </w:pPr>
            <w:r w:rsidRPr="00C549B0">
              <w:t xml:space="preserve">psychiatrists </w:t>
            </w:r>
          </w:p>
          <w:p w14:paraId="560C521D" w14:textId="77777777" w:rsidR="00670D3E" w:rsidRPr="00C549B0" w:rsidRDefault="00670D3E" w:rsidP="007E4702">
            <w:pPr>
              <w:pStyle w:val="ListParagraph"/>
              <w:numPr>
                <w:ilvl w:val="0"/>
                <w:numId w:val="89"/>
              </w:numPr>
              <w:ind w:left="158" w:hanging="187"/>
            </w:pPr>
            <w:r w:rsidRPr="00C549B0">
              <w:t xml:space="preserve">neurosurgeons, or </w:t>
            </w:r>
          </w:p>
          <w:p w14:paraId="31B707B1" w14:textId="77777777" w:rsidR="00670D3E" w:rsidRPr="00C549B0" w:rsidRDefault="00670D3E" w:rsidP="007E4702">
            <w:pPr>
              <w:pStyle w:val="ListParagraph"/>
              <w:numPr>
                <w:ilvl w:val="0"/>
                <w:numId w:val="90"/>
              </w:numPr>
              <w:ind w:left="158" w:hanging="187"/>
            </w:pPr>
            <w:r w:rsidRPr="00C549B0">
              <w:t>neurologists.</w:t>
            </w:r>
          </w:p>
          <w:p w14:paraId="55AECD05" w14:textId="77777777" w:rsidR="00670D3E" w:rsidRPr="00C549B0" w:rsidRDefault="00670D3E" w:rsidP="00E1488C">
            <w:pPr>
              <w:pStyle w:val="BulletText1"/>
              <w:numPr>
                <w:ilvl w:val="0"/>
                <w:numId w:val="0"/>
              </w:numPr>
              <w:ind w:left="173" w:hanging="173"/>
            </w:pPr>
            <w:r w:rsidRPr="00C549B0">
              <w:t xml:space="preserve"> </w:t>
            </w:r>
          </w:p>
          <w:p w14:paraId="2DFC09BE" w14:textId="77777777" w:rsidR="00670D3E" w:rsidRPr="00C549B0" w:rsidRDefault="00670D3E" w:rsidP="00E1488C">
            <w:pPr>
              <w:pStyle w:val="BulletText1"/>
              <w:numPr>
                <w:ilvl w:val="0"/>
                <w:numId w:val="0"/>
              </w:numPr>
            </w:pPr>
            <w:r w:rsidRPr="00C549B0">
              <w:rPr>
                <w:b/>
                <w:i/>
              </w:rPr>
              <w:t>Note</w:t>
            </w:r>
            <w:r w:rsidRPr="00C549B0">
              <w:t xml:space="preserve">:  A generalist clinician who has successfully completed the Disability Examination Management Office TBI training module may conduct a TBI examination, if a TBI diagnosis is of record and was established by one of the </w:t>
            </w:r>
            <w:proofErr w:type="gramStart"/>
            <w:r w:rsidRPr="00C549B0">
              <w:t>aforementioned specialty</w:t>
            </w:r>
            <w:proofErr w:type="gramEnd"/>
            <w:r w:rsidRPr="00C549B0">
              <w:t xml:space="preserve"> providers. </w:t>
            </w:r>
          </w:p>
          <w:p w14:paraId="390E7818" w14:textId="77777777" w:rsidR="00670D3E" w:rsidRPr="00C549B0" w:rsidRDefault="00670D3E" w:rsidP="00E1488C">
            <w:pPr>
              <w:pStyle w:val="BlockText"/>
            </w:pPr>
          </w:p>
          <w:p w14:paraId="7B2201CA" w14:textId="77777777" w:rsidR="00670D3E" w:rsidRPr="00C549B0" w:rsidRDefault="00670D3E" w:rsidP="00E1488C">
            <w:pPr>
              <w:pStyle w:val="BlockText"/>
              <w:rPr>
                <w:i/>
              </w:rPr>
            </w:pPr>
            <w:r w:rsidRPr="00C549B0">
              <w:rPr>
                <w:b/>
                <w:i/>
                <w:color w:val="auto"/>
              </w:rPr>
              <w:t>Reference</w:t>
            </w:r>
            <w:r w:rsidRPr="00C549B0">
              <w:rPr>
                <w:color w:val="auto"/>
              </w:rPr>
              <w:t xml:space="preserve">:  For more information on qualifications of examiners for TBI examinations, see the </w:t>
            </w:r>
            <w:r w:rsidRPr="00C549B0">
              <w:rPr>
                <w:i/>
                <w:iCs/>
                <w:color w:val="auto"/>
              </w:rPr>
              <w:t>Initial Evaluation of Residuals of Traumatic Brain Injury (</w:t>
            </w:r>
            <w:r w:rsidRPr="00C549B0">
              <w:rPr>
                <w:i/>
                <w:color w:val="auto"/>
              </w:rPr>
              <w:t>TBI) Disability Benefits Questionnaire</w:t>
            </w:r>
            <w:r w:rsidRPr="00C549B0">
              <w:rPr>
                <w:color w:val="auto"/>
              </w:rPr>
              <w:t xml:space="preserve"> in the </w:t>
            </w:r>
            <w:hyperlink r:id="rId16" w:history="1">
              <w:r w:rsidRPr="00C549B0">
                <w:rPr>
                  <w:rStyle w:val="Hyperlink"/>
                  <w:i/>
                </w:rPr>
                <w:t>DBQ Switchboard</w:t>
              </w:r>
            </w:hyperlink>
            <w:r w:rsidRPr="00C549B0">
              <w:rPr>
                <w:color w:val="auto"/>
              </w:rPr>
              <w:t>.</w:t>
            </w:r>
          </w:p>
        </w:tc>
      </w:tr>
    </w:tbl>
    <w:p w14:paraId="6ADD0504" w14:textId="77777777" w:rsidR="00670D3E" w:rsidRPr="00C549B0" w:rsidRDefault="00670D3E" w:rsidP="00670D3E">
      <w:pPr>
        <w:pStyle w:val="MapTitleContinued"/>
        <w:tabs>
          <w:tab w:val="left" w:pos="9360"/>
        </w:tabs>
        <w:spacing w:after="0"/>
        <w:ind w:left="1714"/>
        <w:rPr>
          <w:rFonts w:ascii="Times New Roman" w:hAnsi="Times New Roman" w:cs="Times New Roman"/>
          <w:b w:val="0"/>
          <w:sz w:val="24"/>
          <w:szCs w:val="24"/>
        </w:rPr>
      </w:pPr>
      <w:r w:rsidRPr="00C549B0">
        <w:rPr>
          <w:rFonts w:ascii="Times New Roman" w:hAnsi="Times New Roman" w:cs="Times New Roman"/>
          <w:b w:val="0"/>
          <w:sz w:val="24"/>
          <w:szCs w:val="24"/>
          <w:u w:val="single"/>
        </w:rPr>
        <w:tab/>
      </w:r>
    </w:p>
    <w:p w14:paraId="3C16608A" w14:textId="77777777" w:rsidR="00670D3E" w:rsidRPr="00C549B0" w:rsidRDefault="00670D3E" w:rsidP="00670D3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7635"/>
      </w:tblGrid>
      <w:tr w:rsidR="00670D3E" w:rsidRPr="00C549B0" w14:paraId="23754212" w14:textId="77777777" w:rsidTr="00E1488C">
        <w:tc>
          <w:tcPr>
            <w:tcW w:w="1728" w:type="dxa"/>
            <w:shd w:val="clear" w:color="auto" w:fill="auto"/>
          </w:tcPr>
          <w:p w14:paraId="4182722A" w14:textId="77777777" w:rsidR="00670D3E" w:rsidRPr="00C549B0" w:rsidRDefault="00670D3E" w:rsidP="00E1488C">
            <w:pPr>
              <w:pStyle w:val="Heading5"/>
            </w:pPr>
            <w:bookmarkStart w:id="68" w:name="_i.__Qualification"/>
            <w:bookmarkEnd w:id="68"/>
            <w:r w:rsidRPr="00C549B0">
              <w:lastRenderedPageBreak/>
              <w:t>k.  Qualification Requirements of Examiners –   Hearing Loss and Tinnitus</w:t>
            </w:r>
          </w:p>
        </w:tc>
        <w:tc>
          <w:tcPr>
            <w:tcW w:w="7740" w:type="dxa"/>
            <w:shd w:val="clear" w:color="auto" w:fill="auto"/>
          </w:tcPr>
          <w:p w14:paraId="44627B8A" w14:textId="77777777" w:rsidR="00670D3E" w:rsidRPr="00C549B0" w:rsidRDefault="00670D3E" w:rsidP="00E1488C">
            <w:r w:rsidRPr="00C549B0">
              <w:t xml:space="preserve">Hearing loss examinations must be completed by a state-licensed audiologist.  </w:t>
            </w:r>
          </w:p>
          <w:p w14:paraId="112A4583" w14:textId="77777777" w:rsidR="00670D3E" w:rsidRPr="00C549B0" w:rsidRDefault="00670D3E" w:rsidP="00E1488C"/>
          <w:p w14:paraId="1DB9670B" w14:textId="77777777" w:rsidR="00670D3E" w:rsidRPr="00C549B0" w:rsidRDefault="00670D3E" w:rsidP="00E1488C">
            <w:r w:rsidRPr="00C549B0">
              <w:t>If only a tinnitus examination is being requested, the examination may be conducted by either an audiologist or non-audiologist clinician, if a hearing loss examination is of record.</w:t>
            </w:r>
          </w:p>
          <w:p w14:paraId="6CB2CA2A" w14:textId="77777777" w:rsidR="00670D3E" w:rsidRPr="00C549B0" w:rsidRDefault="00670D3E" w:rsidP="00E1488C"/>
          <w:p w14:paraId="22029DCD" w14:textId="77777777" w:rsidR="00670D3E" w:rsidRPr="00C549B0" w:rsidRDefault="00670D3E" w:rsidP="00E1488C">
            <w:r w:rsidRPr="00C549B0">
              <w:rPr>
                <w:b/>
                <w:bCs/>
                <w:i/>
                <w:iCs/>
              </w:rPr>
              <w:t>Notes</w:t>
            </w:r>
            <w:r w:rsidRPr="00C549B0">
              <w:t xml:space="preserve">:  </w:t>
            </w:r>
          </w:p>
          <w:p w14:paraId="596C94B7" w14:textId="77777777" w:rsidR="00670D3E" w:rsidRPr="00C549B0" w:rsidRDefault="00670D3E" w:rsidP="007E4702">
            <w:pPr>
              <w:pStyle w:val="ListParagraph"/>
              <w:numPr>
                <w:ilvl w:val="0"/>
                <w:numId w:val="91"/>
              </w:numPr>
              <w:ind w:left="158" w:hanging="187"/>
            </w:pPr>
            <w:r w:rsidRPr="00C549B0">
              <w:t xml:space="preserve">It is appropriate to request an examination for tinnitus alone </w:t>
            </w:r>
            <w:proofErr w:type="gramStart"/>
            <w:r w:rsidRPr="00C549B0">
              <w:t>when</w:t>
            </w:r>
            <w:proofErr w:type="gramEnd"/>
          </w:p>
          <w:p w14:paraId="3592291E" w14:textId="77777777" w:rsidR="00670D3E" w:rsidRPr="00C549B0" w:rsidRDefault="00670D3E" w:rsidP="007E4702">
            <w:pPr>
              <w:pStyle w:val="ListParagraph"/>
              <w:numPr>
                <w:ilvl w:val="0"/>
                <w:numId w:val="32"/>
              </w:numPr>
              <w:ind w:left="346" w:hanging="187"/>
            </w:pPr>
            <w:r w:rsidRPr="00C549B0">
              <w:t xml:space="preserve">a Veteran claims SC for tinnitus on the basis that it is due to a disability </w:t>
            </w:r>
            <w:r w:rsidRPr="00C549B0">
              <w:rPr>
                <w:i/>
                <w:iCs/>
              </w:rPr>
              <w:t>other than</w:t>
            </w:r>
            <w:r w:rsidRPr="00C549B0">
              <w:t xml:space="preserve"> hearing loss, and/or</w:t>
            </w:r>
          </w:p>
          <w:p w14:paraId="4340284F" w14:textId="77777777" w:rsidR="00670D3E" w:rsidRPr="00C549B0" w:rsidRDefault="00670D3E" w:rsidP="007E4702">
            <w:pPr>
              <w:pStyle w:val="ListParagraph"/>
              <w:numPr>
                <w:ilvl w:val="0"/>
                <w:numId w:val="32"/>
              </w:numPr>
              <w:ind w:left="346" w:hanging="187"/>
            </w:pPr>
            <w:r w:rsidRPr="00C549B0">
              <w:t>tinnitus was treated during military service.</w:t>
            </w:r>
          </w:p>
          <w:p w14:paraId="0F573253" w14:textId="77777777" w:rsidR="00670D3E" w:rsidRPr="00C549B0" w:rsidRDefault="00670D3E" w:rsidP="007E4702">
            <w:pPr>
              <w:pStyle w:val="ListParagraph"/>
              <w:numPr>
                <w:ilvl w:val="0"/>
                <w:numId w:val="92"/>
              </w:numPr>
              <w:ind w:left="158" w:hanging="187"/>
            </w:pPr>
            <w:r w:rsidRPr="00C549B0">
              <w:t>For other situations – particularly those in which the etiology of tinnitus is unclear or unspecified – it is necessary to request both hearing loss and tinnitus examinations.</w:t>
            </w:r>
          </w:p>
          <w:p w14:paraId="1F32428B" w14:textId="77777777" w:rsidR="00670D3E" w:rsidRPr="00C549B0" w:rsidRDefault="00670D3E" w:rsidP="00E1488C"/>
          <w:p w14:paraId="662F7E4C" w14:textId="77777777" w:rsidR="00670D3E" w:rsidRPr="00C549B0" w:rsidRDefault="00670D3E" w:rsidP="00E1488C">
            <w:r w:rsidRPr="00C549B0">
              <w:rPr>
                <w:b/>
                <w:i/>
              </w:rPr>
              <w:t>References</w:t>
            </w:r>
            <w:r w:rsidRPr="00C549B0">
              <w:t xml:space="preserve">:  For more information on </w:t>
            </w:r>
          </w:p>
          <w:p w14:paraId="470D2577" w14:textId="77777777" w:rsidR="00670D3E" w:rsidRPr="00C549B0" w:rsidRDefault="00670D3E" w:rsidP="007E4702">
            <w:pPr>
              <w:pStyle w:val="ListParagraph"/>
              <w:numPr>
                <w:ilvl w:val="0"/>
                <w:numId w:val="93"/>
              </w:numPr>
              <w:ind w:left="158" w:hanging="187"/>
            </w:pPr>
            <w:r w:rsidRPr="00C549B0">
              <w:t xml:space="preserve">qualifications of examiners for hearing loss and tinnitus examinations, see the </w:t>
            </w:r>
            <w:r w:rsidRPr="00C549B0">
              <w:rPr>
                <w:i/>
              </w:rPr>
              <w:t>Hearing Loss and Tinnitus Disability Benefits Questionnaire</w:t>
            </w:r>
            <w:r w:rsidRPr="00C549B0">
              <w:t xml:space="preserve"> in the </w:t>
            </w:r>
            <w:hyperlink r:id="rId17" w:history="1">
              <w:r w:rsidRPr="00C549B0">
                <w:rPr>
                  <w:rStyle w:val="Hyperlink"/>
                  <w:i/>
                </w:rPr>
                <w:t>DBQ Switchboard</w:t>
              </w:r>
            </w:hyperlink>
            <w:r w:rsidRPr="00670D3E">
              <w:t>, and</w:t>
            </w:r>
          </w:p>
          <w:p w14:paraId="5E6329BC" w14:textId="77777777" w:rsidR="00670D3E" w:rsidRPr="00C549B0" w:rsidRDefault="00670D3E" w:rsidP="007E4702">
            <w:pPr>
              <w:pStyle w:val="ListParagraph"/>
              <w:numPr>
                <w:ilvl w:val="0"/>
                <w:numId w:val="94"/>
              </w:numPr>
              <w:ind w:left="158" w:hanging="187"/>
            </w:pPr>
            <w:r w:rsidRPr="00C549B0">
              <w:t xml:space="preserve">evaluating hearing loss and tinnitus, see </w:t>
            </w:r>
          </w:p>
          <w:p w14:paraId="1D44F388" w14:textId="77777777" w:rsidR="00670D3E" w:rsidRPr="00C549B0" w:rsidRDefault="00670D3E" w:rsidP="007E4702">
            <w:pPr>
              <w:pStyle w:val="ListParagraph"/>
              <w:numPr>
                <w:ilvl w:val="0"/>
                <w:numId w:val="9"/>
              </w:numPr>
              <w:ind w:left="346" w:hanging="187"/>
            </w:pPr>
            <w:hyperlink r:id="rId18" w:history="1">
              <w:r w:rsidRPr="00C549B0">
                <w:rPr>
                  <w:rStyle w:val="Hyperlink"/>
                </w:rPr>
                <w:t>38 CFR 4.85</w:t>
              </w:r>
            </w:hyperlink>
          </w:p>
          <w:p w14:paraId="793F60E6" w14:textId="77777777" w:rsidR="00670D3E" w:rsidRPr="00C549B0" w:rsidRDefault="00670D3E" w:rsidP="007E4702">
            <w:pPr>
              <w:pStyle w:val="ListParagraph"/>
              <w:numPr>
                <w:ilvl w:val="0"/>
                <w:numId w:val="9"/>
              </w:numPr>
              <w:ind w:left="346" w:hanging="187"/>
            </w:pPr>
            <w:hyperlink r:id="rId19" w:history="1">
              <w:r w:rsidRPr="00C549B0">
                <w:rPr>
                  <w:rStyle w:val="Hyperlink"/>
                </w:rPr>
                <w:t>38 CFR 4.87</w:t>
              </w:r>
            </w:hyperlink>
            <w:r w:rsidRPr="00C549B0">
              <w:t>, and</w:t>
            </w:r>
          </w:p>
          <w:p w14:paraId="0F75561D" w14:textId="77777777" w:rsidR="00670D3E" w:rsidRPr="00C549B0" w:rsidRDefault="00670D3E" w:rsidP="007E4702">
            <w:pPr>
              <w:pStyle w:val="ListParagraph"/>
              <w:numPr>
                <w:ilvl w:val="0"/>
                <w:numId w:val="10"/>
              </w:numPr>
              <w:ind w:left="346" w:hanging="187"/>
            </w:pPr>
            <w:r w:rsidRPr="00C549B0">
              <w:t xml:space="preserve">M21-1, Part V, Subpart iii, </w:t>
            </w:r>
            <w:proofErr w:type="gramStart"/>
            <w:r w:rsidRPr="00C549B0">
              <w:t>2.B.</w:t>
            </w:r>
            <w:proofErr w:type="gramEnd"/>
          </w:p>
        </w:tc>
      </w:tr>
    </w:tbl>
    <w:p w14:paraId="64747478" w14:textId="77777777" w:rsidR="00670D3E" w:rsidRPr="00C549B0" w:rsidRDefault="00670D3E" w:rsidP="00670D3E">
      <w:pPr>
        <w:tabs>
          <w:tab w:val="left" w:pos="9360"/>
        </w:tabs>
        <w:ind w:left="1714"/>
      </w:pPr>
      <w:r w:rsidRPr="00C549B0">
        <w:rPr>
          <w:u w:val="single"/>
        </w:rPr>
        <w:tab/>
      </w:r>
    </w:p>
    <w:p w14:paraId="62A507D1" w14:textId="77777777" w:rsidR="00670D3E" w:rsidRPr="00C549B0" w:rsidRDefault="00670D3E" w:rsidP="00670D3E">
      <w:pPr>
        <w:ind w:left="1714"/>
      </w:pPr>
    </w:p>
    <w:tbl>
      <w:tblPr>
        <w:tblW w:w="0" w:type="auto"/>
        <w:tblLayout w:type="fixed"/>
        <w:tblLook w:val="0000" w:firstRow="0" w:lastRow="0" w:firstColumn="0" w:lastColumn="0" w:noHBand="0" w:noVBand="0"/>
      </w:tblPr>
      <w:tblGrid>
        <w:gridCol w:w="1728"/>
        <w:gridCol w:w="7740"/>
      </w:tblGrid>
      <w:tr w:rsidR="00670D3E" w:rsidRPr="00C549B0" w14:paraId="4983DAB6" w14:textId="77777777" w:rsidTr="00E1488C">
        <w:tc>
          <w:tcPr>
            <w:tcW w:w="1728" w:type="dxa"/>
          </w:tcPr>
          <w:p w14:paraId="7029D02A" w14:textId="77777777" w:rsidR="00670D3E" w:rsidRPr="00C549B0" w:rsidRDefault="00670D3E" w:rsidP="00E1488C">
            <w:pPr>
              <w:pStyle w:val="Heading5"/>
            </w:pPr>
            <w:bookmarkStart w:id="69" w:name="_j.__Requirements"/>
            <w:bookmarkEnd w:id="69"/>
            <w:r w:rsidRPr="00C549B0">
              <w:t xml:space="preserve">l.  </w:t>
            </w:r>
            <w:bookmarkStart w:id="70" w:name="g"/>
            <w:r w:rsidRPr="00C549B0">
              <w:t>Requirements for Examination Reports</w:t>
            </w:r>
            <w:bookmarkEnd w:id="70"/>
          </w:p>
        </w:tc>
        <w:tc>
          <w:tcPr>
            <w:tcW w:w="7740" w:type="dxa"/>
          </w:tcPr>
          <w:p w14:paraId="0F23C309" w14:textId="77777777" w:rsidR="00670D3E" w:rsidRPr="00C549B0" w:rsidRDefault="00670D3E" w:rsidP="00E1488C">
            <w:pPr>
              <w:pStyle w:val="BlockText"/>
            </w:pPr>
            <w:r w:rsidRPr="00C549B0">
              <w:t xml:space="preserve">VA examinations are to be conducted using DBQs which are disease- and condition-specific, organized as a documentation tool to provide the precise medical evidence needed to rate specific disabilities.  The examiner is asked </w:t>
            </w:r>
            <w:proofErr w:type="gramStart"/>
            <w:r w:rsidRPr="00C549B0">
              <w:t>to</w:t>
            </w:r>
            <w:proofErr w:type="gramEnd"/>
          </w:p>
          <w:p w14:paraId="69FDF9C6" w14:textId="77777777" w:rsidR="00670D3E" w:rsidRPr="00C549B0" w:rsidRDefault="00670D3E" w:rsidP="00E1488C">
            <w:pPr>
              <w:pStyle w:val="BlockText"/>
            </w:pPr>
          </w:p>
          <w:p w14:paraId="4F640209" w14:textId="77777777" w:rsidR="00670D3E" w:rsidRPr="00C549B0" w:rsidRDefault="00670D3E" w:rsidP="007E4702">
            <w:pPr>
              <w:pStyle w:val="ListParagraph"/>
              <w:numPr>
                <w:ilvl w:val="0"/>
                <w:numId w:val="95"/>
              </w:numPr>
              <w:ind w:left="158" w:hanging="187"/>
            </w:pPr>
            <w:r w:rsidRPr="00C549B0">
              <w:t xml:space="preserve">complete the form step by </w:t>
            </w:r>
            <w:proofErr w:type="gramStart"/>
            <w:r w:rsidRPr="00C549B0">
              <w:t>step</w:t>
            </w:r>
            <w:proofErr w:type="gramEnd"/>
          </w:p>
          <w:p w14:paraId="4AAEFCB1" w14:textId="77777777" w:rsidR="00670D3E" w:rsidRPr="00C549B0" w:rsidRDefault="00670D3E" w:rsidP="007E4702">
            <w:pPr>
              <w:pStyle w:val="ListParagraph"/>
              <w:numPr>
                <w:ilvl w:val="0"/>
                <w:numId w:val="96"/>
              </w:numPr>
              <w:ind w:left="158" w:hanging="187"/>
            </w:pPr>
            <w:r w:rsidRPr="00C549B0">
              <w:t>answer the questions posed, and</w:t>
            </w:r>
          </w:p>
          <w:p w14:paraId="362101F2" w14:textId="77777777" w:rsidR="00670D3E" w:rsidRPr="00C549B0" w:rsidRDefault="00670D3E" w:rsidP="007E4702">
            <w:pPr>
              <w:pStyle w:val="ListParagraph"/>
              <w:numPr>
                <w:ilvl w:val="0"/>
                <w:numId w:val="97"/>
              </w:numPr>
              <w:ind w:left="158" w:hanging="187"/>
            </w:pPr>
            <w:r w:rsidRPr="00C549B0">
              <w:t>provide additional information as required by examination findings.</w:t>
            </w:r>
          </w:p>
          <w:p w14:paraId="2B546D1E" w14:textId="77777777" w:rsidR="00670D3E" w:rsidRPr="00C549B0" w:rsidRDefault="00670D3E" w:rsidP="00E1488C">
            <w:pPr>
              <w:pStyle w:val="BlockText"/>
            </w:pPr>
          </w:p>
          <w:p w14:paraId="60EAE752" w14:textId="77777777" w:rsidR="00670D3E" w:rsidRPr="00C549B0" w:rsidRDefault="00670D3E" w:rsidP="00E1488C">
            <w:pPr>
              <w:rPr>
                <w:rFonts w:eastAsiaTheme="minorHAnsi"/>
                <w:color w:val="auto"/>
              </w:rPr>
            </w:pPr>
            <w:r w:rsidRPr="00C549B0">
              <w:rPr>
                <w:b/>
                <w:i/>
              </w:rPr>
              <w:t>Note</w:t>
            </w:r>
            <w:r w:rsidRPr="00C549B0">
              <w:t>:  The report must have a definite and unambiguous description of the disability for each complaint or claimed condition.</w:t>
            </w:r>
            <w:r w:rsidRPr="00C549B0">
              <w:rPr>
                <w:rFonts w:eastAsiaTheme="minorHAnsi"/>
                <w:color w:val="auto"/>
              </w:rPr>
              <w:t xml:space="preserve"> </w:t>
            </w:r>
          </w:p>
          <w:p w14:paraId="2EB9234F" w14:textId="77777777" w:rsidR="00670D3E" w:rsidRPr="00C549B0" w:rsidRDefault="00670D3E" w:rsidP="00E1488C">
            <w:pPr>
              <w:pStyle w:val="BlockText"/>
            </w:pPr>
          </w:p>
          <w:p w14:paraId="0F8C6478" w14:textId="77777777" w:rsidR="00670D3E" w:rsidRPr="00C549B0" w:rsidRDefault="00670D3E" w:rsidP="00E1488C">
            <w:pPr>
              <w:pStyle w:val="BlockText"/>
            </w:pPr>
            <w:r w:rsidRPr="00C549B0">
              <w:t xml:space="preserve">Common features of DBQs </w:t>
            </w:r>
            <w:proofErr w:type="gramStart"/>
            <w:r w:rsidRPr="00C549B0">
              <w:t>include</w:t>
            </w:r>
            <w:proofErr w:type="gramEnd"/>
          </w:p>
          <w:p w14:paraId="17F7101C" w14:textId="77777777" w:rsidR="00670D3E" w:rsidRPr="00C549B0" w:rsidRDefault="00670D3E" w:rsidP="00E1488C">
            <w:pPr>
              <w:pStyle w:val="BlockText"/>
            </w:pPr>
          </w:p>
          <w:p w14:paraId="7C31C4B4" w14:textId="77777777" w:rsidR="00670D3E" w:rsidRPr="00C549B0" w:rsidRDefault="00670D3E" w:rsidP="007E4702">
            <w:pPr>
              <w:pStyle w:val="ListParagraph"/>
              <w:numPr>
                <w:ilvl w:val="0"/>
                <w:numId w:val="143"/>
              </w:numPr>
              <w:ind w:left="158" w:hanging="187"/>
            </w:pPr>
            <w:r w:rsidRPr="00C549B0">
              <w:t xml:space="preserve">a diagnosis </w:t>
            </w:r>
            <w:proofErr w:type="gramStart"/>
            <w:r w:rsidRPr="00C549B0">
              <w:t>section</w:t>
            </w:r>
            <w:proofErr w:type="gramEnd"/>
          </w:p>
          <w:p w14:paraId="1C5438FC" w14:textId="77777777" w:rsidR="00670D3E" w:rsidRPr="00C549B0" w:rsidRDefault="00670D3E" w:rsidP="007E4702">
            <w:pPr>
              <w:pStyle w:val="ListParagraph"/>
              <w:numPr>
                <w:ilvl w:val="0"/>
                <w:numId w:val="98"/>
              </w:numPr>
              <w:ind w:left="158" w:hanging="187"/>
            </w:pPr>
            <w:r w:rsidRPr="00C549B0">
              <w:t xml:space="preserve">medical history  </w:t>
            </w:r>
          </w:p>
          <w:p w14:paraId="661ADE4E" w14:textId="77777777" w:rsidR="00670D3E" w:rsidRPr="00C549B0" w:rsidRDefault="00670D3E" w:rsidP="007E4702">
            <w:pPr>
              <w:pStyle w:val="ListParagraph"/>
              <w:numPr>
                <w:ilvl w:val="0"/>
                <w:numId w:val="99"/>
              </w:numPr>
              <w:ind w:left="158" w:hanging="187"/>
            </w:pPr>
            <w:r w:rsidRPr="00C549B0">
              <w:t xml:space="preserve">objective findings </w:t>
            </w:r>
          </w:p>
          <w:p w14:paraId="2FCF5078" w14:textId="77777777" w:rsidR="00670D3E" w:rsidRPr="00C549B0" w:rsidRDefault="00670D3E" w:rsidP="007E4702">
            <w:pPr>
              <w:pStyle w:val="ListParagraph"/>
              <w:numPr>
                <w:ilvl w:val="0"/>
                <w:numId w:val="100"/>
              </w:numPr>
              <w:ind w:left="158" w:hanging="187"/>
            </w:pPr>
            <w:r w:rsidRPr="00C549B0">
              <w:t>results of diagnostic testing performed, and</w:t>
            </w:r>
          </w:p>
          <w:p w14:paraId="3F4EE848" w14:textId="77777777" w:rsidR="00670D3E" w:rsidRPr="00C549B0" w:rsidRDefault="00670D3E" w:rsidP="007E4702">
            <w:pPr>
              <w:pStyle w:val="ListParagraph"/>
              <w:numPr>
                <w:ilvl w:val="0"/>
                <w:numId w:val="101"/>
              </w:numPr>
              <w:ind w:left="158" w:hanging="187"/>
            </w:pPr>
            <w:r w:rsidRPr="00C549B0">
              <w:t xml:space="preserve">a remarks section for any necessary explanation. </w:t>
            </w:r>
          </w:p>
          <w:p w14:paraId="5131E015" w14:textId="77777777" w:rsidR="00670D3E" w:rsidRPr="00C549B0" w:rsidRDefault="00670D3E" w:rsidP="00E1488C">
            <w:pPr>
              <w:pStyle w:val="BlockText"/>
            </w:pPr>
          </w:p>
          <w:p w14:paraId="016E5BE0" w14:textId="77777777" w:rsidR="00670D3E" w:rsidRPr="00C549B0" w:rsidRDefault="00670D3E" w:rsidP="00E1488C">
            <w:pPr>
              <w:pStyle w:val="BlockText"/>
            </w:pPr>
            <w:r w:rsidRPr="00C549B0">
              <w:t>Additional sections may be found on some DBQs, depending on the specialty involved.</w:t>
            </w:r>
          </w:p>
          <w:p w14:paraId="01C7567A" w14:textId="77777777" w:rsidR="00670D3E" w:rsidRPr="00C549B0" w:rsidRDefault="00670D3E" w:rsidP="00E1488C">
            <w:pPr>
              <w:pStyle w:val="ListParagraph"/>
              <w:ind w:left="0"/>
            </w:pPr>
          </w:p>
          <w:p w14:paraId="574D3F57" w14:textId="77777777" w:rsidR="00670D3E" w:rsidRPr="00C549B0" w:rsidRDefault="00670D3E" w:rsidP="00E1488C">
            <w:pPr>
              <w:pStyle w:val="ListParagraph"/>
              <w:ind w:left="0"/>
            </w:pPr>
            <w:r w:rsidRPr="00C549B0">
              <w:rPr>
                <w:b/>
                <w:i/>
              </w:rPr>
              <w:t>Reference</w:t>
            </w:r>
            <w:r w:rsidRPr="00C549B0">
              <w:t xml:space="preserve">:  For more information on DBQs, see the </w:t>
            </w:r>
            <w:hyperlink r:id="rId20" w:history="1">
              <w:r w:rsidRPr="00C549B0">
                <w:rPr>
                  <w:rStyle w:val="Hyperlink"/>
                  <w:i/>
                </w:rPr>
                <w:t>DBQ Switchboard</w:t>
              </w:r>
            </w:hyperlink>
            <w:r w:rsidRPr="00C549B0">
              <w:t>.</w:t>
            </w:r>
          </w:p>
        </w:tc>
      </w:tr>
    </w:tbl>
    <w:p w14:paraId="626A4B23" w14:textId="77777777" w:rsidR="00670D3E" w:rsidRPr="00C549B0" w:rsidRDefault="00670D3E" w:rsidP="00670D3E">
      <w:pPr>
        <w:pStyle w:val="BlockLin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8"/>
        <w:gridCol w:w="7740"/>
      </w:tblGrid>
      <w:tr w:rsidR="00670D3E" w:rsidRPr="00C549B0" w14:paraId="27D7220B" w14:textId="77777777" w:rsidTr="00E1488C">
        <w:tc>
          <w:tcPr>
            <w:tcW w:w="1728" w:type="dxa"/>
            <w:shd w:val="clear" w:color="auto" w:fill="auto"/>
          </w:tcPr>
          <w:p w14:paraId="22D16172" w14:textId="77777777" w:rsidR="00670D3E" w:rsidRPr="00C549B0" w:rsidRDefault="00670D3E" w:rsidP="00E1488C">
            <w:pPr>
              <w:pStyle w:val="Heading5"/>
            </w:pPr>
            <w:bookmarkStart w:id="71" w:name="_k.__Requirements"/>
            <w:bookmarkEnd w:id="71"/>
            <w:r w:rsidRPr="00C549B0">
              <w:t xml:space="preserve">m.  Requirements for ACE Examination Reports </w:t>
            </w:r>
          </w:p>
        </w:tc>
        <w:tc>
          <w:tcPr>
            <w:tcW w:w="7740" w:type="dxa"/>
            <w:shd w:val="clear" w:color="auto" w:fill="auto"/>
          </w:tcPr>
          <w:p w14:paraId="55942330" w14:textId="77777777" w:rsidR="00670D3E" w:rsidRPr="00C549B0" w:rsidRDefault="00670D3E" w:rsidP="00E1488C">
            <w:r w:rsidRPr="00C549B0">
              <w:t>When an examination provider uses acceptable clinical evidence (ACE) in lieu of conducting an in-person examination, review the report for sufficiency.  The report must</w:t>
            </w:r>
          </w:p>
          <w:p w14:paraId="2F16BAEF" w14:textId="77777777" w:rsidR="00670D3E" w:rsidRPr="00C549B0" w:rsidRDefault="00670D3E" w:rsidP="00E1488C"/>
          <w:p w14:paraId="160E3C24" w14:textId="77777777" w:rsidR="00670D3E" w:rsidRPr="00C549B0" w:rsidRDefault="00670D3E" w:rsidP="007E4702">
            <w:pPr>
              <w:pStyle w:val="ListParagraph"/>
              <w:numPr>
                <w:ilvl w:val="0"/>
                <w:numId w:val="102"/>
              </w:numPr>
              <w:ind w:left="158" w:hanging="187"/>
            </w:pPr>
            <w:r w:rsidRPr="00C549B0">
              <w:t>note use of the ACE Process</w:t>
            </w:r>
          </w:p>
          <w:p w14:paraId="3B25F856" w14:textId="77777777" w:rsidR="00670D3E" w:rsidRPr="00C549B0" w:rsidRDefault="00670D3E" w:rsidP="007E4702">
            <w:pPr>
              <w:pStyle w:val="ListParagraph"/>
              <w:numPr>
                <w:ilvl w:val="0"/>
                <w:numId w:val="103"/>
              </w:numPr>
              <w:ind w:left="158" w:hanging="187"/>
            </w:pPr>
            <w:r w:rsidRPr="00C549B0">
              <w:t>clearly identify the specific evidence material to the report’s findings or opinion, with as much detail as necessary, and</w:t>
            </w:r>
          </w:p>
          <w:p w14:paraId="3AB4CB1E" w14:textId="77777777" w:rsidR="00670D3E" w:rsidRPr="00C549B0" w:rsidRDefault="00670D3E" w:rsidP="007E4702">
            <w:pPr>
              <w:pStyle w:val="ListParagraph"/>
              <w:numPr>
                <w:ilvl w:val="0"/>
                <w:numId w:val="104"/>
              </w:numPr>
              <w:ind w:left="158" w:hanging="187"/>
            </w:pPr>
            <w:r w:rsidRPr="00C549B0">
              <w:t>document the rationale for relying on ACE rather than an in-person examination.</w:t>
            </w:r>
          </w:p>
          <w:p w14:paraId="44E10980" w14:textId="77777777" w:rsidR="00670D3E" w:rsidRPr="00C549B0" w:rsidRDefault="00670D3E" w:rsidP="00E1488C">
            <w:pPr>
              <w:ind w:left="-29"/>
            </w:pPr>
          </w:p>
          <w:p w14:paraId="083657E8" w14:textId="77777777" w:rsidR="00670D3E" w:rsidRPr="00C549B0" w:rsidRDefault="00670D3E" w:rsidP="00E1488C">
            <w:pPr>
              <w:pStyle w:val="ListParagraph"/>
              <w:ind w:left="0"/>
            </w:pPr>
            <w:r w:rsidRPr="00C549B0">
              <w:rPr>
                <w:b/>
                <w:i/>
              </w:rPr>
              <w:t>Reference</w:t>
            </w:r>
            <w:r w:rsidRPr="00C549B0">
              <w:t xml:space="preserve">:  For more information on ACE examinations, see M21-1, Part IV, Subpart i, </w:t>
            </w:r>
            <w:proofErr w:type="gramStart"/>
            <w:r w:rsidRPr="00C549B0">
              <w:t>2.A.</w:t>
            </w:r>
            <w:proofErr w:type="gramEnd"/>
            <w:r w:rsidRPr="00C549B0">
              <w:t>4.</w:t>
            </w:r>
          </w:p>
        </w:tc>
      </w:tr>
    </w:tbl>
    <w:p w14:paraId="0341D3C5" w14:textId="77777777" w:rsidR="00670D3E" w:rsidRPr="00C549B0" w:rsidRDefault="00670D3E" w:rsidP="00670D3E">
      <w:pPr>
        <w:tabs>
          <w:tab w:val="left" w:pos="9360"/>
        </w:tabs>
        <w:ind w:left="1714"/>
      </w:pPr>
      <w:r w:rsidRPr="00C549B0">
        <w:rPr>
          <w:u w:val="single"/>
        </w:rPr>
        <w:tab/>
      </w:r>
    </w:p>
    <w:p w14:paraId="0F65E2E5" w14:textId="77777777" w:rsidR="00670D3E" w:rsidRPr="00C549B0" w:rsidRDefault="00670D3E" w:rsidP="00670D3E"/>
    <w:tbl>
      <w:tblPr>
        <w:tblW w:w="0" w:type="auto"/>
        <w:tblLayout w:type="fixed"/>
        <w:tblLook w:val="0000" w:firstRow="0" w:lastRow="0" w:firstColumn="0" w:lastColumn="0" w:noHBand="0" w:noVBand="0"/>
      </w:tblPr>
      <w:tblGrid>
        <w:gridCol w:w="1728"/>
        <w:gridCol w:w="7740"/>
      </w:tblGrid>
      <w:tr w:rsidR="00670D3E" w:rsidRPr="00C549B0" w14:paraId="70EBE8F7" w14:textId="77777777" w:rsidTr="00E1488C">
        <w:tc>
          <w:tcPr>
            <w:tcW w:w="1728" w:type="dxa"/>
          </w:tcPr>
          <w:p w14:paraId="52BE12C1" w14:textId="77777777" w:rsidR="00670D3E" w:rsidRPr="00C549B0" w:rsidRDefault="00670D3E" w:rsidP="00E1488C">
            <w:pPr>
              <w:pStyle w:val="Heading5"/>
            </w:pPr>
            <w:bookmarkStart w:id="72" w:name="_l.__Evaluating"/>
            <w:bookmarkEnd w:id="72"/>
            <w:r w:rsidRPr="00C549B0">
              <w:t>n.  Evaluating Disability Diagnoses</w:t>
            </w:r>
          </w:p>
        </w:tc>
        <w:tc>
          <w:tcPr>
            <w:tcW w:w="7740" w:type="dxa"/>
          </w:tcPr>
          <w:p w14:paraId="60E2635B" w14:textId="77777777" w:rsidR="00670D3E" w:rsidRPr="00C549B0" w:rsidRDefault="00670D3E" w:rsidP="00E1488C">
            <w:pPr>
              <w:pStyle w:val="BlockText"/>
            </w:pPr>
            <w:r w:rsidRPr="00C549B0">
              <w:t xml:space="preserve">The precise cause of a disability is often difficult to determine.  It is important </w:t>
            </w:r>
            <w:proofErr w:type="gramStart"/>
            <w:r w:rsidRPr="00C549B0">
              <w:t>that</w:t>
            </w:r>
            <w:proofErr w:type="gramEnd"/>
          </w:p>
          <w:p w14:paraId="680A93D1" w14:textId="77777777" w:rsidR="00670D3E" w:rsidRPr="00C549B0" w:rsidRDefault="00670D3E" w:rsidP="00E1488C">
            <w:pPr>
              <w:pStyle w:val="BlockText"/>
            </w:pPr>
            <w:r w:rsidRPr="00C549B0">
              <w:t xml:space="preserve"> </w:t>
            </w:r>
          </w:p>
          <w:p w14:paraId="78D59921" w14:textId="77777777" w:rsidR="00670D3E" w:rsidRPr="00C549B0" w:rsidRDefault="00670D3E" w:rsidP="007E4702">
            <w:pPr>
              <w:pStyle w:val="ListParagraph"/>
              <w:numPr>
                <w:ilvl w:val="0"/>
                <w:numId w:val="144"/>
              </w:numPr>
              <w:ind w:left="158" w:hanging="187"/>
            </w:pPr>
            <w:r w:rsidRPr="00C549B0">
              <w:t xml:space="preserve">the same disability is not covered by more than one diagnosis, and </w:t>
            </w:r>
          </w:p>
          <w:p w14:paraId="35608FE2" w14:textId="77777777" w:rsidR="00670D3E" w:rsidRPr="00C549B0" w:rsidRDefault="00670D3E" w:rsidP="007E4702">
            <w:pPr>
              <w:pStyle w:val="ListParagraph"/>
              <w:numPr>
                <w:ilvl w:val="0"/>
                <w:numId w:val="105"/>
              </w:numPr>
              <w:ind w:left="158" w:hanging="187"/>
            </w:pPr>
            <w:r w:rsidRPr="00C549B0">
              <w:t>a definite and unambiguous diagnosis is made for each complaint or symptom having a medical cause.</w:t>
            </w:r>
          </w:p>
          <w:p w14:paraId="547CA58B" w14:textId="77777777" w:rsidR="00670D3E" w:rsidRPr="00C549B0" w:rsidRDefault="00670D3E" w:rsidP="00E1488C">
            <w:pPr>
              <w:pStyle w:val="BulletText1"/>
              <w:numPr>
                <w:ilvl w:val="0"/>
                <w:numId w:val="0"/>
              </w:numPr>
            </w:pPr>
          </w:p>
          <w:p w14:paraId="4CE7BA89" w14:textId="77777777" w:rsidR="00670D3E" w:rsidRPr="00C549B0" w:rsidRDefault="00670D3E" w:rsidP="00E1488C">
            <w:pPr>
              <w:pStyle w:val="BulletText1"/>
              <w:numPr>
                <w:ilvl w:val="0"/>
                <w:numId w:val="0"/>
              </w:numPr>
            </w:pPr>
            <w:r w:rsidRPr="00C549B0">
              <w:rPr>
                <w:color w:val="auto"/>
              </w:rPr>
              <w:t>The table below describes various examination scenarios and what is required for a sufficient diagnosis.</w:t>
            </w:r>
          </w:p>
        </w:tc>
      </w:tr>
    </w:tbl>
    <w:p w14:paraId="25554BB6" w14:textId="77777777" w:rsidR="00670D3E" w:rsidRPr="00C549B0" w:rsidRDefault="00670D3E" w:rsidP="00670D3E"/>
    <w:tbl>
      <w:tblPr>
        <w:tblStyle w:val="TableGrid"/>
        <w:tblW w:w="7650" w:type="dxa"/>
        <w:tblInd w:w="1818" w:type="dxa"/>
        <w:tblLook w:val="04A0" w:firstRow="1" w:lastRow="0" w:firstColumn="1" w:lastColumn="0" w:noHBand="0" w:noVBand="1"/>
      </w:tblPr>
      <w:tblGrid>
        <w:gridCol w:w="2970"/>
        <w:gridCol w:w="4680"/>
      </w:tblGrid>
      <w:tr w:rsidR="00670D3E" w:rsidRPr="00C549B0" w14:paraId="74427EA8" w14:textId="77777777" w:rsidTr="00E1488C">
        <w:tc>
          <w:tcPr>
            <w:tcW w:w="2970" w:type="dxa"/>
          </w:tcPr>
          <w:p w14:paraId="544641E2" w14:textId="77777777" w:rsidR="00670D3E" w:rsidRPr="00C549B0" w:rsidRDefault="00670D3E" w:rsidP="00E1488C">
            <w:pPr>
              <w:rPr>
                <w:b/>
              </w:rPr>
            </w:pPr>
            <w:r w:rsidRPr="00C549B0">
              <w:rPr>
                <w:b/>
              </w:rPr>
              <w:t>If ...</w:t>
            </w:r>
          </w:p>
        </w:tc>
        <w:tc>
          <w:tcPr>
            <w:tcW w:w="4680" w:type="dxa"/>
          </w:tcPr>
          <w:p w14:paraId="265A60DB" w14:textId="77777777" w:rsidR="00670D3E" w:rsidRPr="00C549B0" w:rsidRDefault="00670D3E" w:rsidP="00E1488C">
            <w:pPr>
              <w:rPr>
                <w:b/>
              </w:rPr>
            </w:pPr>
            <w:r w:rsidRPr="00C549B0">
              <w:rPr>
                <w:b/>
              </w:rPr>
              <w:t>Then ...</w:t>
            </w:r>
          </w:p>
        </w:tc>
      </w:tr>
      <w:tr w:rsidR="00670D3E" w:rsidRPr="00C549B0" w14:paraId="6EC17C56" w14:textId="77777777" w:rsidTr="00E1488C">
        <w:tc>
          <w:tcPr>
            <w:tcW w:w="2970" w:type="dxa"/>
          </w:tcPr>
          <w:p w14:paraId="3601EFB6" w14:textId="77777777" w:rsidR="00670D3E" w:rsidRPr="00C549B0" w:rsidRDefault="00670D3E" w:rsidP="00E1488C">
            <w:r w:rsidRPr="00C549B0">
              <w:rPr>
                <w:rFonts w:eastAsiaTheme="minorHAnsi"/>
              </w:rPr>
              <w:t>there are no findings on examination</w:t>
            </w:r>
          </w:p>
        </w:tc>
        <w:tc>
          <w:tcPr>
            <w:tcW w:w="4680" w:type="dxa"/>
          </w:tcPr>
          <w:p w14:paraId="0355FC8D" w14:textId="77777777" w:rsidR="00670D3E" w:rsidRPr="00C549B0" w:rsidRDefault="00670D3E" w:rsidP="00E1488C">
            <w:pPr>
              <w:rPr>
                <w:rFonts w:eastAsiaTheme="minorHAnsi"/>
                <w:color w:val="auto"/>
              </w:rPr>
            </w:pPr>
            <w:r w:rsidRPr="00C549B0">
              <w:rPr>
                <w:rFonts w:eastAsiaTheme="minorHAnsi"/>
                <w:color w:val="auto"/>
              </w:rPr>
              <w:t>a diagnosis of a disability should not be rendered by the examiner.</w:t>
            </w:r>
          </w:p>
          <w:p w14:paraId="14C66220" w14:textId="77777777" w:rsidR="00670D3E" w:rsidRPr="00C549B0" w:rsidRDefault="00670D3E" w:rsidP="00E1488C">
            <w:pPr>
              <w:rPr>
                <w:rFonts w:eastAsiaTheme="minorHAnsi"/>
                <w:color w:val="auto"/>
              </w:rPr>
            </w:pPr>
          </w:p>
          <w:p w14:paraId="19AF223F" w14:textId="77777777" w:rsidR="00670D3E" w:rsidRPr="00C549B0" w:rsidRDefault="00670D3E" w:rsidP="00E1488C">
            <w:r w:rsidRPr="00C549B0">
              <w:rPr>
                <w:rFonts w:eastAsiaTheme="minorHAnsi"/>
                <w:b/>
                <w:i/>
                <w:color w:val="auto"/>
              </w:rPr>
              <w:t>Example</w:t>
            </w:r>
            <w:r w:rsidRPr="00C549B0">
              <w:rPr>
                <w:rFonts w:eastAsiaTheme="minorHAnsi"/>
                <w:color w:val="auto"/>
              </w:rPr>
              <w:t xml:space="preserve">:  Examiner </w:t>
            </w:r>
            <w:proofErr w:type="gramStart"/>
            <w:r w:rsidRPr="00C549B0">
              <w:rPr>
                <w:rFonts w:eastAsiaTheme="minorHAnsi"/>
                <w:color w:val="auto"/>
              </w:rPr>
              <w:t>states</w:t>
            </w:r>
            <w:proofErr w:type="gramEnd"/>
            <w:r w:rsidRPr="00C549B0">
              <w:rPr>
                <w:rFonts w:eastAsiaTheme="minorHAnsi"/>
                <w:color w:val="auto"/>
              </w:rPr>
              <w:t xml:space="preserve"> “normal left knee” and examination shows normal range of motion (ROM), normal stability, and no complaints of pain or other symptoms.</w:t>
            </w:r>
          </w:p>
        </w:tc>
      </w:tr>
      <w:tr w:rsidR="00670D3E" w:rsidRPr="00C549B0" w14:paraId="114067AD" w14:textId="77777777" w:rsidTr="00E1488C">
        <w:tc>
          <w:tcPr>
            <w:tcW w:w="2970" w:type="dxa"/>
          </w:tcPr>
          <w:p w14:paraId="0FCBEAF4" w14:textId="77777777" w:rsidR="00670D3E" w:rsidRPr="00C549B0" w:rsidRDefault="00670D3E" w:rsidP="00E1488C">
            <w:r w:rsidRPr="00C549B0">
              <w:rPr>
                <w:rFonts w:eastAsiaTheme="minorHAnsi"/>
              </w:rPr>
              <w:t>there are findings on examination</w:t>
            </w:r>
          </w:p>
        </w:tc>
        <w:tc>
          <w:tcPr>
            <w:tcW w:w="4680" w:type="dxa"/>
          </w:tcPr>
          <w:p w14:paraId="1D0141EC" w14:textId="77777777" w:rsidR="00670D3E" w:rsidRPr="00C549B0" w:rsidRDefault="00670D3E" w:rsidP="00E1488C">
            <w:r w:rsidRPr="00C549B0">
              <w:t xml:space="preserve">a definitive diagnosis of a disability </w:t>
            </w:r>
            <w:r w:rsidRPr="00C549B0">
              <w:rPr>
                <w:i/>
                <w:iCs/>
              </w:rPr>
              <w:t>should</w:t>
            </w:r>
            <w:r w:rsidRPr="00C549B0">
              <w:t xml:space="preserve"> be rendered by the examiner.</w:t>
            </w:r>
          </w:p>
          <w:p w14:paraId="544AC5D0" w14:textId="77777777" w:rsidR="00670D3E" w:rsidRPr="00C549B0" w:rsidRDefault="00670D3E" w:rsidP="00E1488C">
            <w:pPr>
              <w:spacing w:line="276" w:lineRule="auto"/>
            </w:pPr>
          </w:p>
          <w:p w14:paraId="5393968D" w14:textId="77777777" w:rsidR="00670D3E" w:rsidRPr="00C549B0" w:rsidRDefault="00670D3E" w:rsidP="00E1488C">
            <w:r w:rsidRPr="00C549B0">
              <w:rPr>
                <w:b/>
                <w:bCs/>
                <w:i/>
                <w:iCs/>
              </w:rPr>
              <w:t>Example</w:t>
            </w:r>
            <w:r w:rsidRPr="00C549B0">
              <w:t>:  Examiner diagnoses “left knee patellofemoral syndrome” and examination shows limited ROM with pain.</w:t>
            </w:r>
          </w:p>
          <w:p w14:paraId="60037ED4" w14:textId="77777777" w:rsidR="00670D3E" w:rsidRPr="00C549B0" w:rsidRDefault="00670D3E" w:rsidP="00E1488C"/>
          <w:p w14:paraId="01258288" w14:textId="77777777" w:rsidR="00670D3E" w:rsidRPr="00C549B0" w:rsidRDefault="00670D3E" w:rsidP="00E1488C">
            <w:r w:rsidRPr="00C549B0">
              <w:rPr>
                <w:b/>
                <w:bCs/>
                <w:i/>
                <w:iCs/>
              </w:rPr>
              <w:t>Important</w:t>
            </w:r>
            <w:r w:rsidRPr="00C549B0">
              <w:t xml:space="preserve">:  </w:t>
            </w:r>
          </w:p>
          <w:p w14:paraId="170D4405" w14:textId="77777777" w:rsidR="00670D3E" w:rsidRPr="00C549B0" w:rsidRDefault="00670D3E" w:rsidP="007E4702">
            <w:pPr>
              <w:pStyle w:val="ListParagraph"/>
              <w:numPr>
                <w:ilvl w:val="0"/>
                <w:numId w:val="126"/>
              </w:numPr>
              <w:ind w:left="158" w:hanging="187"/>
            </w:pPr>
            <w:bookmarkStart w:id="73" w:name="_Hlk53485992"/>
            <w:r w:rsidRPr="00C549B0">
              <w:t>Non-committal diagnoses, such as those including the terms “rule-out” and/or “differential,” are not sufficient for rating purposes.</w:t>
            </w:r>
          </w:p>
          <w:p w14:paraId="72F73886" w14:textId="77777777" w:rsidR="00670D3E" w:rsidRPr="00C549B0" w:rsidRDefault="00670D3E" w:rsidP="007E4702">
            <w:pPr>
              <w:pStyle w:val="ListParagraph"/>
              <w:numPr>
                <w:ilvl w:val="0"/>
                <w:numId w:val="106"/>
              </w:numPr>
              <w:ind w:left="158" w:hanging="187"/>
            </w:pPr>
            <w:r w:rsidRPr="00C549B0">
              <w:lastRenderedPageBreak/>
              <w:t>As discussed in M21-1, Part V, Subpart ii, 3.C.2.b, symptoms, even in the absence of a specific diagnosis, may constitute a disability sufficient for rating purposes if they produce functional impairment of earning capacity.</w:t>
            </w:r>
            <w:bookmarkEnd w:id="73"/>
          </w:p>
        </w:tc>
      </w:tr>
      <w:tr w:rsidR="00670D3E" w:rsidRPr="00C549B0" w14:paraId="41ACCFB3" w14:textId="77777777" w:rsidTr="00E1488C">
        <w:tc>
          <w:tcPr>
            <w:tcW w:w="2970" w:type="dxa"/>
          </w:tcPr>
          <w:p w14:paraId="6ED624CC" w14:textId="77777777" w:rsidR="00670D3E" w:rsidRPr="00C549B0" w:rsidRDefault="00670D3E" w:rsidP="00E1488C">
            <w:r w:rsidRPr="00C549B0">
              <w:rPr>
                <w:rFonts w:eastAsiaTheme="minorHAnsi"/>
              </w:rPr>
              <w:lastRenderedPageBreak/>
              <w:t>a disability exists but a definite name cannot be given</w:t>
            </w:r>
          </w:p>
        </w:tc>
        <w:tc>
          <w:tcPr>
            <w:tcW w:w="4680" w:type="dxa"/>
          </w:tcPr>
          <w:p w14:paraId="284E94DB" w14:textId="77777777" w:rsidR="00670D3E" w:rsidRPr="00C549B0" w:rsidRDefault="00670D3E" w:rsidP="00E1488C">
            <w:r w:rsidRPr="00C549B0">
              <w:t>the examiner should describe the disability and indicate that it is of unknown etiology.</w:t>
            </w:r>
          </w:p>
          <w:p w14:paraId="69B15B04" w14:textId="77777777" w:rsidR="00670D3E" w:rsidRPr="00C549B0" w:rsidRDefault="00670D3E" w:rsidP="00E1488C">
            <w:pPr>
              <w:spacing w:line="276" w:lineRule="auto"/>
            </w:pPr>
          </w:p>
          <w:p w14:paraId="53FD90E7" w14:textId="77777777" w:rsidR="00670D3E" w:rsidRPr="00C549B0" w:rsidRDefault="00670D3E" w:rsidP="00E1488C">
            <w:r w:rsidRPr="00C549B0">
              <w:rPr>
                <w:b/>
                <w:bCs/>
                <w:i/>
                <w:iCs/>
              </w:rPr>
              <w:t>Example</w:t>
            </w:r>
            <w:proofErr w:type="gramStart"/>
            <w:r w:rsidRPr="00C549B0">
              <w:t>:  “</w:t>
            </w:r>
            <w:proofErr w:type="gramEnd"/>
            <w:r w:rsidRPr="00C549B0">
              <w:t>Respiratory insufficiency of unknown etiology.”</w:t>
            </w:r>
          </w:p>
        </w:tc>
      </w:tr>
      <w:tr w:rsidR="00670D3E" w:rsidRPr="00C549B0" w14:paraId="351BE7E2" w14:textId="77777777" w:rsidTr="00E1488C">
        <w:tc>
          <w:tcPr>
            <w:tcW w:w="2970" w:type="dxa"/>
          </w:tcPr>
          <w:p w14:paraId="1DA8E171" w14:textId="77777777" w:rsidR="00670D3E" w:rsidRPr="00C549B0" w:rsidRDefault="00670D3E" w:rsidP="00E1488C">
            <w:pPr>
              <w:rPr>
                <w:rFonts w:eastAsiaTheme="minorHAnsi"/>
              </w:rPr>
            </w:pPr>
            <w:r w:rsidRPr="00C549B0">
              <w:t>the examiner states further studies, evaluations, or laboratory tests are needed</w:t>
            </w:r>
          </w:p>
        </w:tc>
        <w:tc>
          <w:tcPr>
            <w:tcW w:w="4680" w:type="dxa"/>
          </w:tcPr>
          <w:p w14:paraId="72DD769A" w14:textId="77777777" w:rsidR="00670D3E" w:rsidRPr="00C549B0" w:rsidRDefault="00670D3E" w:rsidP="00E1488C">
            <w:r w:rsidRPr="00C549B0">
              <w:rPr>
                <w:rFonts w:eastAsiaTheme="minorHAnsi"/>
              </w:rPr>
              <w:t>the additional studies, evaluations, or testing must be performed before the diagnosis on examination can be considered final.</w:t>
            </w:r>
          </w:p>
        </w:tc>
      </w:tr>
      <w:tr w:rsidR="00670D3E" w:rsidRPr="00C549B0" w14:paraId="58BC3E9C" w14:textId="77777777" w:rsidTr="00E1488C">
        <w:tc>
          <w:tcPr>
            <w:tcW w:w="2970" w:type="dxa"/>
          </w:tcPr>
          <w:p w14:paraId="0A9B9F59" w14:textId="77777777" w:rsidR="00670D3E" w:rsidRPr="00C549B0" w:rsidRDefault="00670D3E" w:rsidP="00E1488C">
            <w:r w:rsidRPr="00C549B0">
              <w:t>a previously established diagnosis is changed by the examiner</w:t>
            </w:r>
          </w:p>
        </w:tc>
        <w:tc>
          <w:tcPr>
            <w:tcW w:w="4680" w:type="dxa"/>
          </w:tcPr>
          <w:p w14:paraId="0F3CCF6F" w14:textId="77777777" w:rsidR="00670D3E" w:rsidRPr="00C549B0" w:rsidRDefault="00670D3E" w:rsidP="00E1488C">
            <w:pPr>
              <w:rPr>
                <w:rFonts w:eastAsiaTheme="minorHAnsi"/>
                <w:color w:val="auto"/>
              </w:rPr>
            </w:pPr>
            <w:r w:rsidRPr="00C549B0">
              <w:rPr>
                <w:rFonts w:eastAsiaTheme="minorHAnsi"/>
                <w:color w:val="auto"/>
              </w:rPr>
              <w:t xml:space="preserve">the examiner must state whether the current diagnosis </w:t>
            </w:r>
            <w:proofErr w:type="gramStart"/>
            <w:r w:rsidRPr="00C549B0">
              <w:rPr>
                <w:rFonts w:eastAsiaTheme="minorHAnsi"/>
                <w:color w:val="auto"/>
              </w:rPr>
              <w:t>represents</w:t>
            </w:r>
            <w:proofErr w:type="gramEnd"/>
          </w:p>
          <w:p w14:paraId="2AEE8E59" w14:textId="77777777" w:rsidR="00670D3E" w:rsidRPr="00C549B0" w:rsidRDefault="00670D3E" w:rsidP="00E1488C">
            <w:pPr>
              <w:rPr>
                <w:rFonts w:eastAsiaTheme="minorHAnsi"/>
                <w:color w:val="auto"/>
              </w:rPr>
            </w:pPr>
          </w:p>
          <w:p w14:paraId="1CD7A894" w14:textId="77777777" w:rsidR="00670D3E" w:rsidRPr="00C549B0" w:rsidRDefault="00670D3E" w:rsidP="007E4702">
            <w:pPr>
              <w:pStyle w:val="ListParagraph"/>
              <w:numPr>
                <w:ilvl w:val="0"/>
                <w:numId w:val="107"/>
              </w:numPr>
              <w:ind w:left="158" w:hanging="187"/>
              <w:rPr>
                <w:rFonts w:eastAsiaTheme="minorHAnsi"/>
              </w:rPr>
            </w:pPr>
            <w:r w:rsidRPr="00C549B0">
              <w:rPr>
                <w:rFonts w:eastAsiaTheme="minorHAnsi"/>
              </w:rPr>
              <w:t>a new disability, or</w:t>
            </w:r>
          </w:p>
          <w:p w14:paraId="186AEABE" w14:textId="77777777" w:rsidR="00670D3E" w:rsidRPr="00C549B0" w:rsidRDefault="00670D3E" w:rsidP="007E4702">
            <w:pPr>
              <w:pStyle w:val="ListParagraph"/>
              <w:numPr>
                <w:ilvl w:val="0"/>
                <w:numId w:val="108"/>
              </w:numPr>
              <w:ind w:left="158" w:hanging="187"/>
              <w:rPr>
                <w:rFonts w:eastAsiaTheme="minorHAnsi"/>
              </w:rPr>
            </w:pPr>
            <w:r w:rsidRPr="00C549B0">
              <w:rPr>
                <w:rFonts w:eastAsiaTheme="minorHAnsi"/>
              </w:rPr>
              <w:t>a progression of the former disability.</w:t>
            </w:r>
          </w:p>
        </w:tc>
      </w:tr>
    </w:tbl>
    <w:p w14:paraId="48BABA5E" w14:textId="77777777" w:rsidR="00670D3E" w:rsidRPr="00C549B0" w:rsidRDefault="00670D3E" w:rsidP="00670D3E"/>
    <w:tbl>
      <w:tblPr>
        <w:tblStyle w:val="TableGrid"/>
        <w:tblW w:w="7740" w:type="dxa"/>
        <w:tblInd w:w="1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tblGrid>
      <w:tr w:rsidR="00670D3E" w:rsidRPr="00C549B0" w14:paraId="2EC57FB2" w14:textId="77777777" w:rsidTr="00E1488C">
        <w:tc>
          <w:tcPr>
            <w:tcW w:w="7740" w:type="dxa"/>
            <w:shd w:val="clear" w:color="auto" w:fill="auto"/>
          </w:tcPr>
          <w:p w14:paraId="3E8C7DDE" w14:textId="77777777" w:rsidR="00670D3E" w:rsidRPr="00C549B0" w:rsidRDefault="00670D3E" w:rsidP="00E1488C">
            <w:r w:rsidRPr="00C549B0">
              <w:rPr>
                <w:b/>
                <w:i/>
              </w:rPr>
              <w:t>Reference</w:t>
            </w:r>
            <w:r w:rsidRPr="00C549B0">
              <w:t xml:space="preserve">:  </w:t>
            </w:r>
            <w:r w:rsidRPr="00C549B0">
              <w:rPr>
                <w:rFonts w:eastAsiaTheme="minorHAnsi"/>
              </w:rPr>
              <w:t xml:space="preserve">For more information on handling examinations insufficient for rating purposes, see M21-1, Part IV, Subpart i, </w:t>
            </w:r>
            <w:proofErr w:type="gramStart"/>
            <w:r w:rsidRPr="00C549B0">
              <w:rPr>
                <w:rFonts w:eastAsiaTheme="minorHAnsi"/>
              </w:rPr>
              <w:t>3.C.</w:t>
            </w:r>
            <w:proofErr w:type="gramEnd"/>
          </w:p>
        </w:tc>
      </w:tr>
    </w:tbl>
    <w:p w14:paraId="69C0A588" w14:textId="77777777" w:rsidR="00670D3E" w:rsidRPr="00C549B0" w:rsidRDefault="00670D3E" w:rsidP="00670D3E">
      <w:pPr>
        <w:pStyle w:val="BlockLin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7636"/>
      </w:tblGrid>
      <w:tr w:rsidR="00670D3E" w:rsidRPr="00C549B0" w14:paraId="70589B22" w14:textId="77777777" w:rsidTr="00E1488C">
        <w:tc>
          <w:tcPr>
            <w:tcW w:w="1728" w:type="dxa"/>
            <w:shd w:val="clear" w:color="auto" w:fill="auto"/>
          </w:tcPr>
          <w:p w14:paraId="1E9B3264" w14:textId="77777777" w:rsidR="00670D3E" w:rsidRPr="00C549B0" w:rsidRDefault="00670D3E" w:rsidP="00E1488C">
            <w:pPr>
              <w:rPr>
                <w:b/>
                <w:sz w:val="22"/>
              </w:rPr>
            </w:pPr>
            <w:r w:rsidRPr="00C549B0">
              <w:rPr>
                <w:b/>
                <w:sz w:val="22"/>
              </w:rPr>
              <w:t>o.  Questions About Competency and/or Validity of Examinations</w:t>
            </w:r>
          </w:p>
        </w:tc>
        <w:tc>
          <w:tcPr>
            <w:tcW w:w="7740" w:type="dxa"/>
            <w:shd w:val="clear" w:color="auto" w:fill="auto"/>
          </w:tcPr>
          <w:p w14:paraId="42E8F3F4" w14:textId="77777777" w:rsidR="00670D3E" w:rsidRPr="00C549B0" w:rsidRDefault="00670D3E" w:rsidP="00E1488C">
            <w:r w:rsidRPr="00C549B0">
              <w:t>Duly consider concerns raised by the claimant or recognized representative about a completed examination or opinion.  Communications raising concerns may take the form of (but are not necessarily limited to)</w:t>
            </w:r>
          </w:p>
          <w:p w14:paraId="7DE3B85F" w14:textId="77777777" w:rsidR="00670D3E" w:rsidRPr="00C549B0" w:rsidRDefault="00670D3E" w:rsidP="00E1488C"/>
          <w:p w14:paraId="24250176" w14:textId="77777777" w:rsidR="00670D3E" w:rsidRPr="00C549B0" w:rsidRDefault="00670D3E" w:rsidP="007E4702">
            <w:pPr>
              <w:pStyle w:val="ListParagraph"/>
              <w:numPr>
                <w:ilvl w:val="0"/>
                <w:numId w:val="127"/>
              </w:numPr>
              <w:ind w:left="158" w:hanging="187"/>
            </w:pPr>
            <w:r w:rsidRPr="00C549B0">
              <w:t>complaints about the examiner</w:t>
            </w:r>
          </w:p>
          <w:p w14:paraId="3AB5C38A" w14:textId="77777777" w:rsidR="00670D3E" w:rsidRPr="00C549B0" w:rsidRDefault="00670D3E" w:rsidP="007E4702">
            <w:pPr>
              <w:pStyle w:val="ListParagraph"/>
              <w:numPr>
                <w:ilvl w:val="0"/>
                <w:numId w:val="109"/>
              </w:numPr>
              <w:ind w:left="158" w:hanging="187"/>
            </w:pPr>
            <w:r w:rsidRPr="00C549B0">
              <w:t>requests for information about the examiner’s qualifications</w:t>
            </w:r>
          </w:p>
          <w:p w14:paraId="6A1B5D65" w14:textId="77777777" w:rsidR="00670D3E" w:rsidRPr="00C549B0" w:rsidRDefault="00670D3E" w:rsidP="007E4702">
            <w:pPr>
              <w:pStyle w:val="ListParagraph"/>
              <w:numPr>
                <w:ilvl w:val="0"/>
                <w:numId w:val="110"/>
              </w:numPr>
              <w:ind w:left="158" w:hanging="187"/>
            </w:pPr>
            <w:r w:rsidRPr="00C549B0">
              <w:t xml:space="preserve">assertions that </w:t>
            </w:r>
            <w:proofErr w:type="gramStart"/>
            <w:r w:rsidRPr="00C549B0">
              <w:t>records</w:t>
            </w:r>
            <w:proofErr w:type="gramEnd"/>
            <w:r w:rsidRPr="00C549B0">
              <w:t xml:space="preserve"> or other relevant information or evidence was not considered, and/or</w:t>
            </w:r>
          </w:p>
          <w:p w14:paraId="36DAEAD8" w14:textId="77777777" w:rsidR="00670D3E" w:rsidRPr="00C549B0" w:rsidRDefault="00670D3E" w:rsidP="007E4702">
            <w:pPr>
              <w:pStyle w:val="ListParagraph"/>
              <w:numPr>
                <w:ilvl w:val="0"/>
                <w:numId w:val="111"/>
              </w:numPr>
              <w:ind w:left="158" w:hanging="187"/>
            </w:pPr>
            <w:r w:rsidRPr="00C549B0">
              <w:t>requests for another examination or opinion.</w:t>
            </w:r>
          </w:p>
          <w:p w14:paraId="077043AD" w14:textId="77777777" w:rsidR="00670D3E" w:rsidRPr="00C549B0" w:rsidRDefault="00670D3E" w:rsidP="00E1488C">
            <w:pPr>
              <w:pStyle w:val="TableText"/>
            </w:pPr>
          </w:p>
          <w:p w14:paraId="78E10A34" w14:textId="77777777" w:rsidR="00670D3E" w:rsidRPr="00C549B0" w:rsidRDefault="00670D3E" w:rsidP="00E1488C">
            <w:pPr>
              <w:pStyle w:val="TableText"/>
            </w:pPr>
            <w:r w:rsidRPr="00C549B0">
              <w:t>The mere fact that such a communication is received does</w:t>
            </w:r>
            <w:r w:rsidRPr="00C549B0">
              <w:rPr>
                <w:i/>
              </w:rPr>
              <w:t xml:space="preserve"> not </w:t>
            </w:r>
            <w:r w:rsidRPr="00C549B0">
              <w:t>mean that the examination is insufficient or in need of clarification, or that there is a further duty to assist to obtain records or another examination.  However, consideration must be given to whether one or more of those remedies is appropriate.</w:t>
            </w:r>
          </w:p>
          <w:p w14:paraId="6C515C3B" w14:textId="77777777" w:rsidR="00670D3E" w:rsidRPr="00C549B0" w:rsidRDefault="00670D3E" w:rsidP="00E1488C">
            <w:pPr>
              <w:pStyle w:val="TableText"/>
            </w:pPr>
          </w:p>
          <w:p w14:paraId="084C40A4" w14:textId="77777777" w:rsidR="00670D3E" w:rsidRPr="00C549B0" w:rsidRDefault="00670D3E" w:rsidP="00E1488C">
            <w:pPr>
              <w:pStyle w:val="TableText"/>
            </w:pPr>
            <w:r w:rsidRPr="00C549B0">
              <w:t>The table below provides guidance on interpreting communications from claimants or a representative raising concerns about examinations and what action to take, as applicable.</w:t>
            </w:r>
          </w:p>
        </w:tc>
      </w:tr>
    </w:tbl>
    <w:p w14:paraId="1244531A" w14:textId="77777777" w:rsidR="00670D3E" w:rsidRPr="00C549B0" w:rsidRDefault="00670D3E" w:rsidP="00670D3E"/>
    <w:tbl>
      <w:tblPr>
        <w:tblW w:w="7736" w:type="dxa"/>
        <w:tblInd w:w="17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76"/>
        <w:gridCol w:w="4660"/>
      </w:tblGrid>
      <w:tr w:rsidR="00670D3E" w:rsidRPr="00C549B0" w14:paraId="7C9F7DCC" w14:textId="77777777" w:rsidTr="00E1488C">
        <w:tc>
          <w:tcPr>
            <w:tcW w:w="1988" w:type="pct"/>
            <w:shd w:val="clear" w:color="auto" w:fill="auto"/>
          </w:tcPr>
          <w:p w14:paraId="6234C7B6" w14:textId="77777777" w:rsidR="00670D3E" w:rsidRPr="00C549B0" w:rsidRDefault="00670D3E" w:rsidP="00E1488C">
            <w:pPr>
              <w:pStyle w:val="TableHeaderText"/>
              <w:jc w:val="left"/>
            </w:pPr>
            <w:r w:rsidRPr="00C549B0">
              <w:t>If the substance of the communication is ...</w:t>
            </w:r>
          </w:p>
        </w:tc>
        <w:tc>
          <w:tcPr>
            <w:tcW w:w="3012" w:type="pct"/>
            <w:shd w:val="clear" w:color="auto" w:fill="auto"/>
          </w:tcPr>
          <w:p w14:paraId="1DDE84F5" w14:textId="77777777" w:rsidR="00670D3E" w:rsidRPr="00C549B0" w:rsidRDefault="00670D3E" w:rsidP="00E1488C">
            <w:pPr>
              <w:pStyle w:val="TableHeaderText"/>
              <w:jc w:val="left"/>
            </w:pPr>
            <w:r w:rsidRPr="00C549B0">
              <w:t>Then ...</w:t>
            </w:r>
          </w:p>
        </w:tc>
      </w:tr>
      <w:tr w:rsidR="00670D3E" w:rsidRPr="00C549B0" w14:paraId="4BDB710E" w14:textId="77777777" w:rsidTr="00E1488C">
        <w:tc>
          <w:tcPr>
            <w:tcW w:w="1988" w:type="pct"/>
            <w:shd w:val="clear" w:color="auto" w:fill="auto"/>
          </w:tcPr>
          <w:p w14:paraId="0DA9F04D" w14:textId="77777777" w:rsidR="00670D3E" w:rsidRPr="00C549B0" w:rsidRDefault="00670D3E" w:rsidP="00E1488C">
            <w:pPr>
              <w:pStyle w:val="TableText"/>
            </w:pPr>
            <w:r w:rsidRPr="00C549B0">
              <w:t xml:space="preserve">that the examiner was not qualified to perform the </w:t>
            </w:r>
            <w:r w:rsidRPr="00C549B0">
              <w:lastRenderedPageBreak/>
              <w:t>examination or issue the opinion</w:t>
            </w:r>
          </w:p>
        </w:tc>
        <w:tc>
          <w:tcPr>
            <w:tcW w:w="3012" w:type="pct"/>
            <w:shd w:val="clear" w:color="auto" w:fill="auto"/>
          </w:tcPr>
          <w:p w14:paraId="4B7470BF" w14:textId="77777777" w:rsidR="00670D3E" w:rsidRPr="00C549B0" w:rsidRDefault="00670D3E" w:rsidP="007E4702">
            <w:pPr>
              <w:pStyle w:val="ListParagraph"/>
              <w:numPr>
                <w:ilvl w:val="0"/>
                <w:numId w:val="145"/>
              </w:numPr>
              <w:ind w:left="158" w:hanging="187"/>
            </w:pPr>
            <w:r w:rsidRPr="00C549B0">
              <w:lastRenderedPageBreak/>
              <w:t xml:space="preserve">review M21-1, Part IV, Subpart i, 3.A.1.b and additional blocks in this topic on </w:t>
            </w:r>
            <w:r w:rsidRPr="00C549B0">
              <w:lastRenderedPageBreak/>
              <w:t>qualifications for specific types of examinations, and</w:t>
            </w:r>
          </w:p>
          <w:p w14:paraId="4D1620C2" w14:textId="77777777" w:rsidR="00670D3E" w:rsidRPr="00C549B0" w:rsidRDefault="00670D3E" w:rsidP="007E4702">
            <w:pPr>
              <w:pStyle w:val="ListParagraph"/>
              <w:numPr>
                <w:ilvl w:val="0"/>
                <w:numId w:val="44"/>
              </w:numPr>
              <w:ind w:left="158" w:hanging="187"/>
            </w:pPr>
            <w:r w:rsidRPr="00C549B0">
              <w:t>consider the guidance on competency of medical evidence in M21-1, Part V, Subpart ii, 1.A.</w:t>
            </w:r>
          </w:p>
          <w:p w14:paraId="64F3965B" w14:textId="77777777" w:rsidR="00670D3E" w:rsidRPr="00C549B0" w:rsidRDefault="00670D3E" w:rsidP="00E1488C">
            <w:pPr>
              <w:pStyle w:val="TableText"/>
            </w:pPr>
          </w:p>
          <w:p w14:paraId="6FDBFFC4" w14:textId="77777777" w:rsidR="00670D3E" w:rsidRPr="00C549B0" w:rsidRDefault="00670D3E" w:rsidP="00E1488C">
            <w:pPr>
              <w:pStyle w:val="TableText"/>
            </w:pPr>
            <w:r w:rsidRPr="00C549B0">
              <w:t>When that review leads to a conclusion that the examiner did</w:t>
            </w:r>
            <w:r w:rsidRPr="00C549B0">
              <w:rPr>
                <w:i/>
              </w:rPr>
              <w:t xml:space="preserve"> not </w:t>
            </w:r>
            <w:r w:rsidRPr="00C549B0">
              <w:t xml:space="preserve">have the appropriate qualifications, or that the conclusions of the examination or opinion were not otherwise competent, another examination is required.  </w:t>
            </w:r>
          </w:p>
          <w:p w14:paraId="65EFF2D2" w14:textId="77777777" w:rsidR="00670D3E" w:rsidRPr="00C549B0" w:rsidRDefault="00670D3E" w:rsidP="00E1488C">
            <w:pPr>
              <w:pStyle w:val="TableText"/>
            </w:pPr>
          </w:p>
          <w:p w14:paraId="41433C6E" w14:textId="77777777" w:rsidR="00670D3E" w:rsidRPr="00C549B0" w:rsidRDefault="00670D3E" w:rsidP="00E1488C">
            <w:pPr>
              <w:pStyle w:val="TableText"/>
            </w:pPr>
            <w:r w:rsidRPr="00C549B0">
              <w:t xml:space="preserve">However, where an examiner is basically competent, matters like specialty, board certification, experience, and other related considerations will merely be considerations in determining probative value of the examination report or opinion. </w:t>
            </w:r>
          </w:p>
          <w:p w14:paraId="4B720F24" w14:textId="77777777" w:rsidR="00670D3E" w:rsidRPr="00C549B0" w:rsidRDefault="00670D3E" w:rsidP="00E1488C">
            <w:pPr>
              <w:pStyle w:val="TableText"/>
            </w:pPr>
          </w:p>
          <w:p w14:paraId="71BBC758" w14:textId="77777777" w:rsidR="00670D3E" w:rsidRPr="00C549B0" w:rsidRDefault="00670D3E" w:rsidP="00E1488C">
            <w:pPr>
              <w:pStyle w:val="TableText"/>
            </w:pPr>
            <w:r w:rsidRPr="00C549B0">
              <w:rPr>
                <w:b/>
                <w:i/>
              </w:rPr>
              <w:t>Note</w:t>
            </w:r>
            <w:r w:rsidRPr="00C549B0">
              <w:t xml:space="preserve">:  There is a presumption that a selected medical examiner is competent.  </w:t>
            </w:r>
          </w:p>
        </w:tc>
      </w:tr>
      <w:tr w:rsidR="00670D3E" w:rsidRPr="00C549B0" w14:paraId="21B6B817" w14:textId="77777777" w:rsidTr="00E1488C">
        <w:tc>
          <w:tcPr>
            <w:tcW w:w="1988" w:type="pct"/>
            <w:shd w:val="clear" w:color="auto" w:fill="auto"/>
          </w:tcPr>
          <w:p w14:paraId="3C8D0A1E" w14:textId="77777777" w:rsidR="00670D3E" w:rsidRPr="00C549B0" w:rsidRDefault="00670D3E" w:rsidP="00E1488C">
            <w:pPr>
              <w:pStyle w:val="TableText"/>
              <w:rPr>
                <w:color w:val="auto"/>
              </w:rPr>
            </w:pPr>
            <w:r w:rsidRPr="00C549B0">
              <w:rPr>
                <w:color w:val="auto"/>
              </w:rPr>
              <w:lastRenderedPageBreak/>
              <w:t>that the examination was not sufficient or requires clarification</w:t>
            </w:r>
          </w:p>
        </w:tc>
        <w:tc>
          <w:tcPr>
            <w:tcW w:w="3012" w:type="pct"/>
            <w:shd w:val="clear" w:color="auto" w:fill="auto"/>
          </w:tcPr>
          <w:p w14:paraId="09C9E72F" w14:textId="77777777" w:rsidR="00670D3E" w:rsidRPr="00C549B0" w:rsidRDefault="00670D3E" w:rsidP="00E1488C">
            <w:pPr>
              <w:pStyle w:val="TableText"/>
              <w:rPr>
                <w:color w:val="auto"/>
              </w:rPr>
            </w:pPr>
            <w:r w:rsidRPr="00C549B0">
              <w:rPr>
                <w:color w:val="auto"/>
              </w:rPr>
              <w:t>review M21-1, Part I</w:t>
            </w:r>
            <w:r w:rsidRPr="00C549B0">
              <w:t>V, Subpart i, 3.B and C,</w:t>
            </w:r>
            <w:r w:rsidRPr="00C549B0">
              <w:rPr>
                <w:color w:val="auto"/>
              </w:rPr>
              <w:t xml:space="preserve"> and take any action required by those s</w:t>
            </w:r>
            <w:r w:rsidRPr="00C549B0">
              <w:t>ection</w:t>
            </w:r>
            <w:r w:rsidRPr="00C549B0">
              <w:rPr>
                <w:color w:val="auto"/>
              </w:rPr>
              <w:t xml:space="preserve">s. </w:t>
            </w:r>
          </w:p>
        </w:tc>
      </w:tr>
      <w:tr w:rsidR="00670D3E" w:rsidRPr="00C549B0" w14:paraId="09F97F14" w14:textId="77777777" w:rsidTr="00E1488C">
        <w:tc>
          <w:tcPr>
            <w:tcW w:w="1988" w:type="pct"/>
            <w:shd w:val="clear" w:color="auto" w:fill="auto"/>
          </w:tcPr>
          <w:p w14:paraId="79C0FECD" w14:textId="77777777" w:rsidR="00670D3E" w:rsidRPr="00C549B0" w:rsidRDefault="00670D3E" w:rsidP="00E1488C">
            <w:pPr>
              <w:pStyle w:val="TableText"/>
              <w:rPr>
                <w:color w:val="auto"/>
              </w:rPr>
            </w:pPr>
            <w:r w:rsidRPr="00C549B0">
              <w:rPr>
                <w:color w:val="auto"/>
              </w:rPr>
              <w:t xml:space="preserve">that additional material evidence must be obtained to substantiate the claim </w:t>
            </w:r>
          </w:p>
        </w:tc>
        <w:tc>
          <w:tcPr>
            <w:tcW w:w="3012" w:type="pct"/>
            <w:shd w:val="clear" w:color="auto" w:fill="auto"/>
          </w:tcPr>
          <w:p w14:paraId="7BFC045E" w14:textId="77777777" w:rsidR="00670D3E" w:rsidRPr="00C549B0" w:rsidRDefault="00670D3E" w:rsidP="00E1488C">
            <w:pPr>
              <w:ind w:left="-29"/>
              <w:rPr>
                <w:color w:val="auto"/>
              </w:rPr>
            </w:pPr>
            <w:r w:rsidRPr="00C549B0">
              <w:rPr>
                <w:color w:val="auto"/>
              </w:rPr>
              <w:t xml:space="preserve">review procedures on the duty to assist, as discussed in </w:t>
            </w:r>
          </w:p>
          <w:p w14:paraId="0E407AC5" w14:textId="77777777" w:rsidR="00670D3E" w:rsidRPr="00C549B0" w:rsidRDefault="00670D3E" w:rsidP="00E1488C">
            <w:pPr>
              <w:ind w:left="-29"/>
              <w:rPr>
                <w:color w:val="auto"/>
              </w:rPr>
            </w:pPr>
          </w:p>
          <w:p w14:paraId="5AB28B57" w14:textId="77777777" w:rsidR="00670D3E" w:rsidRPr="00C549B0" w:rsidRDefault="00670D3E" w:rsidP="007E4702">
            <w:pPr>
              <w:pStyle w:val="ListParagraph"/>
              <w:numPr>
                <w:ilvl w:val="0"/>
                <w:numId w:val="112"/>
              </w:numPr>
              <w:ind w:left="158" w:hanging="187"/>
            </w:pPr>
            <w:r w:rsidRPr="00C549B0">
              <w:t>M21-1, Part III, Subpart i, 2.C, and</w:t>
            </w:r>
          </w:p>
          <w:p w14:paraId="0E987627" w14:textId="77777777" w:rsidR="00670D3E" w:rsidRPr="00C549B0" w:rsidRDefault="00670D3E" w:rsidP="007E4702">
            <w:pPr>
              <w:pStyle w:val="ListParagraph"/>
              <w:numPr>
                <w:ilvl w:val="0"/>
                <w:numId w:val="38"/>
              </w:numPr>
              <w:ind w:left="158" w:hanging="187"/>
              <w:rPr>
                <w:color w:val="auto"/>
              </w:rPr>
            </w:pPr>
            <w:r w:rsidRPr="00C549B0">
              <w:t xml:space="preserve">M21-1, Part IV, Subpart i, 1.A and B. </w:t>
            </w:r>
          </w:p>
        </w:tc>
      </w:tr>
    </w:tbl>
    <w:p w14:paraId="438CCBA0" w14:textId="77777777" w:rsidR="00670D3E" w:rsidRPr="00C549B0" w:rsidRDefault="00670D3E" w:rsidP="00670D3E"/>
    <w:tbl>
      <w:tblPr>
        <w:tblW w:w="7732" w:type="dxa"/>
        <w:tblInd w:w="1728" w:type="dxa"/>
        <w:tblLayout w:type="fixed"/>
        <w:tblLook w:val="0000" w:firstRow="0" w:lastRow="0" w:firstColumn="0" w:lastColumn="0" w:noHBand="0" w:noVBand="0"/>
      </w:tblPr>
      <w:tblGrid>
        <w:gridCol w:w="7732"/>
      </w:tblGrid>
      <w:tr w:rsidR="00670D3E" w:rsidRPr="00C549B0" w14:paraId="3285CCED" w14:textId="77777777" w:rsidTr="00E1488C">
        <w:tc>
          <w:tcPr>
            <w:tcW w:w="5000" w:type="pct"/>
            <w:shd w:val="clear" w:color="auto" w:fill="auto"/>
          </w:tcPr>
          <w:p w14:paraId="0B6C9D28" w14:textId="77777777" w:rsidR="00670D3E" w:rsidRPr="00C549B0" w:rsidRDefault="00670D3E" w:rsidP="00E1488C">
            <w:pPr>
              <w:pStyle w:val="NoteText"/>
            </w:pPr>
            <w:r w:rsidRPr="00C549B0">
              <w:rPr>
                <w:b/>
                <w:i/>
              </w:rPr>
              <w:t>Notes</w:t>
            </w:r>
            <w:r w:rsidRPr="00C549B0">
              <w:t xml:space="preserve">:  </w:t>
            </w:r>
          </w:p>
          <w:p w14:paraId="60D5CDD0" w14:textId="77777777" w:rsidR="00670D3E" w:rsidRPr="00C549B0" w:rsidRDefault="00670D3E" w:rsidP="007E4702">
            <w:pPr>
              <w:pStyle w:val="ListParagraph"/>
              <w:numPr>
                <w:ilvl w:val="0"/>
                <w:numId w:val="45"/>
              </w:numPr>
              <w:ind w:left="158" w:hanging="187"/>
            </w:pPr>
            <w:r w:rsidRPr="00C549B0">
              <w:t xml:space="preserve">VA’s C&amp;P claim adjudication system does not have a procedure for completion of interrogatories by VA personnel.  </w:t>
            </w:r>
            <w:r w:rsidRPr="00C549B0">
              <w:rPr>
                <w:b/>
                <w:i/>
              </w:rPr>
              <w:t>Interrogatories</w:t>
            </w:r>
            <w:r w:rsidRPr="00C549B0">
              <w:t xml:space="preserve"> are written questions that, in some court proceedings, must be answered under oath.  If the claimant or representative submits a communication characterized as an interrogatory </w:t>
            </w:r>
          </w:p>
          <w:p w14:paraId="05458CF1" w14:textId="77777777" w:rsidR="00670D3E" w:rsidRPr="00C549B0" w:rsidRDefault="00670D3E" w:rsidP="007E4702">
            <w:pPr>
              <w:pStyle w:val="ListParagraph"/>
              <w:numPr>
                <w:ilvl w:val="0"/>
                <w:numId w:val="33"/>
              </w:numPr>
              <w:ind w:left="346" w:hanging="187"/>
              <w:rPr>
                <w:b/>
                <w:bCs/>
                <w:i/>
                <w:iCs/>
              </w:rPr>
            </w:pPr>
            <w:r w:rsidRPr="00C549B0">
              <w:rPr>
                <w:b/>
                <w:bCs/>
                <w:i/>
                <w:iCs/>
              </w:rPr>
              <w:t xml:space="preserve">do </w:t>
            </w:r>
            <w:proofErr w:type="gramStart"/>
            <w:r w:rsidRPr="00C549B0">
              <w:rPr>
                <w:b/>
                <w:bCs/>
                <w:i/>
                <w:iCs/>
              </w:rPr>
              <w:t>not</w:t>
            </w:r>
            <w:proofErr w:type="gramEnd"/>
            <w:r w:rsidRPr="00C549B0">
              <w:rPr>
                <w:b/>
                <w:bCs/>
                <w:i/>
                <w:iCs/>
              </w:rPr>
              <w:t xml:space="preserve"> </w:t>
            </w:r>
          </w:p>
          <w:p w14:paraId="583CAE00" w14:textId="77777777" w:rsidR="00670D3E" w:rsidRPr="00C549B0" w:rsidRDefault="00670D3E" w:rsidP="007E4702">
            <w:pPr>
              <w:pStyle w:val="ListParagraph"/>
              <w:numPr>
                <w:ilvl w:val="0"/>
                <w:numId w:val="35"/>
              </w:numPr>
              <w:ind w:left="518" w:hanging="158"/>
            </w:pPr>
            <w:r w:rsidRPr="00C549B0">
              <w:t>complete and return the document, or</w:t>
            </w:r>
          </w:p>
          <w:p w14:paraId="2AEC1589" w14:textId="77777777" w:rsidR="00670D3E" w:rsidRPr="00C549B0" w:rsidRDefault="00670D3E" w:rsidP="007E4702">
            <w:pPr>
              <w:pStyle w:val="ListParagraph"/>
              <w:numPr>
                <w:ilvl w:val="0"/>
                <w:numId w:val="36"/>
              </w:numPr>
              <w:ind w:left="518" w:hanging="158"/>
              <w:rPr>
                <w:b/>
                <w:i/>
              </w:rPr>
            </w:pPr>
            <w:r w:rsidRPr="00C549B0">
              <w:t xml:space="preserve">refer it to the examiner, </w:t>
            </w:r>
            <w:r w:rsidRPr="00C549B0">
              <w:rPr>
                <w:b/>
                <w:i/>
              </w:rPr>
              <w:t xml:space="preserve">but </w:t>
            </w:r>
          </w:p>
          <w:p w14:paraId="3E02F2F3" w14:textId="77777777" w:rsidR="00670D3E" w:rsidRPr="00C549B0" w:rsidRDefault="00670D3E" w:rsidP="007E4702">
            <w:pPr>
              <w:pStyle w:val="ListParagraph"/>
              <w:numPr>
                <w:ilvl w:val="0"/>
                <w:numId w:val="34"/>
              </w:numPr>
              <w:ind w:left="346" w:hanging="187"/>
              <w:rPr>
                <w:b/>
                <w:bCs/>
                <w:i/>
                <w:iCs/>
              </w:rPr>
            </w:pPr>
            <w:r w:rsidRPr="00C549B0">
              <w:rPr>
                <w:b/>
                <w:bCs/>
                <w:i/>
                <w:iCs/>
              </w:rPr>
              <w:t xml:space="preserve">do </w:t>
            </w:r>
          </w:p>
          <w:p w14:paraId="122F2760" w14:textId="77777777" w:rsidR="00670D3E" w:rsidRPr="00C549B0" w:rsidRDefault="00670D3E" w:rsidP="007E4702">
            <w:pPr>
              <w:pStyle w:val="ListParagraph"/>
              <w:numPr>
                <w:ilvl w:val="0"/>
                <w:numId w:val="39"/>
              </w:numPr>
              <w:ind w:left="518" w:hanging="158"/>
            </w:pPr>
            <w:r w:rsidRPr="00C549B0">
              <w:t>look at the substance of the communication as indicated above in this block, and</w:t>
            </w:r>
          </w:p>
          <w:p w14:paraId="36065236" w14:textId="77777777" w:rsidR="00670D3E" w:rsidRPr="00C549B0" w:rsidRDefault="00670D3E" w:rsidP="007E4702">
            <w:pPr>
              <w:pStyle w:val="ListParagraph"/>
              <w:numPr>
                <w:ilvl w:val="0"/>
                <w:numId w:val="39"/>
              </w:numPr>
              <w:ind w:left="518" w:hanging="158"/>
            </w:pPr>
            <w:r w:rsidRPr="00C549B0">
              <w:t>determine if it is raising questions about examiner competency, adequacy of the examination, or satisfaction of the duty to assist.</w:t>
            </w:r>
          </w:p>
          <w:p w14:paraId="2B8CAE45" w14:textId="77777777" w:rsidR="00670D3E" w:rsidRPr="00C549B0" w:rsidRDefault="00670D3E" w:rsidP="007E4702">
            <w:pPr>
              <w:pStyle w:val="ListParagraph"/>
              <w:numPr>
                <w:ilvl w:val="0"/>
                <w:numId w:val="46"/>
              </w:numPr>
              <w:ind w:left="158" w:hanging="187"/>
            </w:pPr>
            <w:r w:rsidRPr="00C549B0">
              <w:t xml:space="preserve">When needed to fulfill a claimant’s request or a requirement of the Board of Veterans Appeals, the curriculum vitae (CV) of a VHA or VBA contract examiner must be requested via e-mail to </w:t>
            </w:r>
            <w:hyperlink r:id="rId21" w:history="1">
              <w:r w:rsidRPr="00C549B0">
                <w:rPr>
                  <w:rStyle w:val="Hyperlink"/>
                </w:rPr>
                <w:t>VAVBAWAS/CO/Contract Examination Inquiries</w:t>
              </w:r>
            </w:hyperlink>
            <w:r w:rsidRPr="00C549B0">
              <w:t xml:space="preserve">.  </w:t>
            </w:r>
          </w:p>
          <w:p w14:paraId="4F065FF0" w14:textId="77777777" w:rsidR="00670D3E" w:rsidRPr="00C549B0" w:rsidRDefault="00670D3E" w:rsidP="007E4702">
            <w:pPr>
              <w:pStyle w:val="ListParagraph"/>
              <w:numPr>
                <w:ilvl w:val="0"/>
                <w:numId w:val="48"/>
              </w:numPr>
              <w:ind w:left="346" w:hanging="187"/>
            </w:pPr>
            <w:r w:rsidRPr="00C549B0">
              <w:lastRenderedPageBreak/>
              <w:t xml:space="preserve">Each request should contain as much detail as possible, to </w:t>
            </w:r>
            <w:proofErr w:type="gramStart"/>
            <w:r w:rsidRPr="00C549B0">
              <w:t>include</w:t>
            </w:r>
            <w:proofErr w:type="gramEnd"/>
          </w:p>
          <w:p w14:paraId="429B4FFB" w14:textId="77777777" w:rsidR="00670D3E" w:rsidRPr="00C549B0" w:rsidRDefault="00670D3E" w:rsidP="007E4702">
            <w:pPr>
              <w:pStyle w:val="ListParagraph"/>
              <w:numPr>
                <w:ilvl w:val="0"/>
                <w:numId w:val="49"/>
              </w:numPr>
              <w:ind w:left="518" w:hanging="158"/>
            </w:pPr>
            <w:r w:rsidRPr="00C549B0">
              <w:t>the name of the examiner</w:t>
            </w:r>
          </w:p>
          <w:p w14:paraId="5B582932" w14:textId="77777777" w:rsidR="00670D3E" w:rsidRPr="00C549B0" w:rsidRDefault="00670D3E" w:rsidP="007E4702">
            <w:pPr>
              <w:pStyle w:val="ListParagraph"/>
              <w:numPr>
                <w:ilvl w:val="0"/>
                <w:numId w:val="50"/>
              </w:numPr>
              <w:ind w:left="518" w:hanging="158"/>
            </w:pPr>
            <w:r w:rsidRPr="00C549B0">
              <w:t>the examiner’s title, credentials, and/or area of practice/specialty (such as M.D., Ph.D., psychology, or dentistry)</w:t>
            </w:r>
          </w:p>
          <w:p w14:paraId="60315B46" w14:textId="77777777" w:rsidR="00670D3E" w:rsidRPr="00C549B0" w:rsidRDefault="00670D3E" w:rsidP="007E4702">
            <w:pPr>
              <w:pStyle w:val="ListParagraph"/>
              <w:numPr>
                <w:ilvl w:val="0"/>
                <w:numId w:val="51"/>
              </w:numPr>
              <w:ind w:left="518" w:hanging="158"/>
            </w:pPr>
            <w:r w:rsidRPr="00C549B0">
              <w:t>the geographic location in which the examination in question took place (with attention to such information as the Veterans Integrated Services Network (VISN) of jurisdiction (if known), State, and facility name)</w:t>
            </w:r>
          </w:p>
          <w:p w14:paraId="60876CC9" w14:textId="77777777" w:rsidR="00670D3E" w:rsidRPr="00C549B0" w:rsidRDefault="00670D3E" w:rsidP="007E4702">
            <w:pPr>
              <w:pStyle w:val="ListParagraph"/>
              <w:numPr>
                <w:ilvl w:val="0"/>
                <w:numId w:val="52"/>
              </w:numPr>
              <w:ind w:left="518" w:hanging="158"/>
            </w:pPr>
            <w:r w:rsidRPr="00C549B0">
              <w:t xml:space="preserve">the year in which the examination in question took </w:t>
            </w:r>
            <w:proofErr w:type="gramStart"/>
            <w:r w:rsidRPr="00C549B0">
              <w:t>place</w:t>
            </w:r>
            <w:proofErr w:type="gramEnd"/>
          </w:p>
          <w:p w14:paraId="46654B7D" w14:textId="77777777" w:rsidR="00670D3E" w:rsidRPr="00C549B0" w:rsidRDefault="00670D3E" w:rsidP="007E4702">
            <w:pPr>
              <w:pStyle w:val="ListParagraph"/>
              <w:numPr>
                <w:ilvl w:val="0"/>
                <w:numId w:val="53"/>
              </w:numPr>
              <w:ind w:left="518" w:hanging="158"/>
            </w:pPr>
            <w:r w:rsidRPr="00C549B0">
              <w:t>indication as to whether the request pertains to a VHA or VBA contract examiner, and</w:t>
            </w:r>
          </w:p>
          <w:p w14:paraId="370DC68A" w14:textId="77777777" w:rsidR="00670D3E" w:rsidRPr="00C549B0" w:rsidRDefault="00670D3E" w:rsidP="007E4702">
            <w:pPr>
              <w:pStyle w:val="ListParagraph"/>
              <w:numPr>
                <w:ilvl w:val="0"/>
                <w:numId w:val="54"/>
              </w:numPr>
              <w:ind w:left="518" w:hanging="158"/>
            </w:pPr>
            <w:r w:rsidRPr="00C549B0">
              <w:t>for VBA contract examiners, the individual vendor with whom they contract.</w:t>
            </w:r>
          </w:p>
          <w:p w14:paraId="26866497" w14:textId="77777777" w:rsidR="00670D3E" w:rsidRPr="00C549B0" w:rsidRDefault="00670D3E" w:rsidP="007E4702">
            <w:pPr>
              <w:pStyle w:val="ListParagraph"/>
              <w:numPr>
                <w:ilvl w:val="0"/>
                <w:numId w:val="55"/>
              </w:numPr>
              <w:ind w:left="346" w:hanging="187"/>
            </w:pPr>
            <w:r w:rsidRPr="00C549B0">
              <w:t>Enter a permanent note in VBMS to document when a CV is requested or received.</w:t>
            </w:r>
          </w:p>
          <w:p w14:paraId="0CCDC123" w14:textId="77777777" w:rsidR="00670D3E" w:rsidRPr="00C549B0" w:rsidRDefault="00670D3E" w:rsidP="007E4702">
            <w:pPr>
              <w:pStyle w:val="ListParagraph"/>
              <w:numPr>
                <w:ilvl w:val="0"/>
                <w:numId w:val="56"/>
              </w:numPr>
              <w:ind w:left="346" w:hanging="187"/>
            </w:pPr>
            <w:r w:rsidRPr="00C549B0">
              <w:t>Upload the CV to the electronic claims folder upon receipt, as applicable.</w:t>
            </w:r>
          </w:p>
          <w:p w14:paraId="4C770BBE" w14:textId="77777777" w:rsidR="00670D3E" w:rsidRPr="00C549B0" w:rsidRDefault="00670D3E" w:rsidP="00E1488C"/>
          <w:p w14:paraId="0E0A626D" w14:textId="77777777" w:rsidR="00670D3E" w:rsidRPr="00C549B0" w:rsidRDefault="00670D3E" w:rsidP="00E1488C">
            <w:bookmarkStart w:id="74" w:name="_Hlk149139014"/>
            <w:r w:rsidRPr="00C549B0">
              <w:rPr>
                <w:b/>
                <w:bCs/>
                <w:i/>
                <w:iCs/>
              </w:rPr>
              <w:t>Exception</w:t>
            </w:r>
            <w:r w:rsidRPr="00C549B0">
              <w:t xml:space="preserve">:  If a request is received directly from a private attorney for the CV of a VHA or VBA contract examiner, send the CV request to the VBA Freedom of Information Act (FOIA) Office at </w:t>
            </w:r>
            <w:hyperlink r:id="rId22">
              <w:r w:rsidRPr="00C549B0">
                <w:rPr>
                  <w:rStyle w:val="Hyperlink"/>
                </w:rPr>
                <w:t>VAVBAWAS/CO/FOIA</w:t>
              </w:r>
            </w:hyperlink>
            <w:r w:rsidRPr="00C549B0">
              <w:t>.</w:t>
            </w:r>
          </w:p>
          <w:bookmarkEnd w:id="74"/>
          <w:p w14:paraId="3F6EA060" w14:textId="77777777" w:rsidR="00670D3E" w:rsidRPr="00C549B0" w:rsidRDefault="00670D3E" w:rsidP="00E1488C"/>
          <w:p w14:paraId="120B663C" w14:textId="77777777" w:rsidR="00670D3E" w:rsidRPr="00C549B0" w:rsidRDefault="00670D3E" w:rsidP="00E1488C">
            <w:r w:rsidRPr="00C549B0">
              <w:rPr>
                <w:b/>
                <w:i/>
              </w:rPr>
              <w:t>References</w:t>
            </w:r>
            <w:r w:rsidRPr="00C549B0">
              <w:t>:  For more information on a claimant’s</w:t>
            </w:r>
          </w:p>
          <w:p w14:paraId="5A5DB9BA" w14:textId="77777777" w:rsidR="00670D3E" w:rsidRPr="00C549B0" w:rsidRDefault="00670D3E" w:rsidP="007E4702">
            <w:pPr>
              <w:pStyle w:val="ListParagraph"/>
              <w:numPr>
                <w:ilvl w:val="0"/>
                <w:numId w:val="113"/>
              </w:numPr>
              <w:ind w:left="158" w:hanging="187"/>
            </w:pPr>
            <w:r w:rsidRPr="00C549B0">
              <w:t>request for information, or complaints, about a VA examination or opinion, see</w:t>
            </w:r>
            <w:r w:rsidRPr="00C549B0">
              <w:rPr>
                <w:i/>
              </w:rPr>
              <w:t xml:space="preserve"> </w:t>
            </w:r>
            <w:proofErr w:type="spellStart"/>
            <w:r w:rsidRPr="00C549B0">
              <w:rPr>
                <w:i/>
              </w:rPr>
              <w:t>Nohr</w:t>
            </w:r>
            <w:proofErr w:type="spellEnd"/>
            <w:r w:rsidRPr="00C549B0">
              <w:rPr>
                <w:i/>
              </w:rPr>
              <w:t xml:space="preserve"> v. McDonald</w:t>
            </w:r>
            <w:r w:rsidRPr="00C549B0">
              <w:t xml:space="preserve">, 27 </w:t>
            </w:r>
            <w:proofErr w:type="spellStart"/>
            <w:r w:rsidRPr="00C549B0">
              <w:t>Vet.App</w:t>
            </w:r>
            <w:proofErr w:type="spellEnd"/>
            <w:r w:rsidRPr="00C549B0">
              <w:t>. 124 (2014</w:t>
            </w:r>
            <w:r w:rsidRPr="00C549B0">
              <w:rPr>
                <w:color w:val="auto"/>
              </w:rPr>
              <w:t>), and</w:t>
            </w:r>
          </w:p>
          <w:p w14:paraId="58AAFBAC" w14:textId="77777777" w:rsidR="00670D3E" w:rsidRPr="00C549B0" w:rsidRDefault="00670D3E" w:rsidP="007E4702">
            <w:pPr>
              <w:pStyle w:val="ListParagraph"/>
              <w:numPr>
                <w:ilvl w:val="0"/>
                <w:numId w:val="47"/>
              </w:numPr>
              <w:ind w:left="158" w:hanging="187"/>
            </w:pPr>
            <w:r w:rsidRPr="00C549B0">
              <w:t xml:space="preserve">rights to access an examiner’s CV, see </w:t>
            </w:r>
            <w:proofErr w:type="spellStart"/>
            <w:r w:rsidRPr="00C549B0">
              <w:rPr>
                <w:i/>
                <w:iCs/>
              </w:rPr>
              <w:t>Francway</w:t>
            </w:r>
            <w:proofErr w:type="spellEnd"/>
            <w:r w:rsidRPr="00C549B0">
              <w:rPr>
                <w:i/>
                <w:iCs/>
              </w:rPr>
              <w:t xml:space="preserve"> v. </w:t>
            </w:r>
            <w:proofErr w:type="spellStart"/>
            <w:r w:rsidRPr="00C549B0">
              <w:rPr>
                <w:i/>
                <w:iCs/>
              </w:rPr>
              <w:t>Wilkie</w:t>
            </w:r>
            <w:proofErr w:type="spellEnd"/>
            <w:r w:rsidRPr="00C549B0">
              <w:rPr>
                <w:i/>
                <w:iCs/>
              </w:rPr>
              <w:t xml:space="preserve">, </w:t>
            </w:r>
            <w:r w:rsidRPr="00C549B0">
              <w:t>930 F.3d 1377 (Fed. Cir. 2019).</w:t>
            </w:r>
          </w:p>
        </w:tc>
      </w:tr>
    </w:tbl>
    <w:p w14:paraId="521378F6" w14:textId="77777777" w:rsidR="00670D3E" w:rsidRPr="00C549B0" w:rsidRDefault="00670D3E" w:rsidP="00670D3E">
      <w:pPr>
        <w:pStyle w:val="BlockLine"/>
      </w:pPr>
    </w:p>
    <w:tbl>
      <w:tblPr>
        <w:tblW w:w="0" w:type="auto"/>
        <w:tblLayout w:type="fixed"/>
        <w:tblLook w:val="0000" w:firstRow="0" w:lastRow="0" w:firstColumn="0" w:lastColumn="0" w:noHBand="0" w:noVBand="0"/>
      </w:tblPr>
      <w:tblGrid>
        <w:gridCol w:w="1728"/>
        <w:gridCol w:w="7740"/>
      </w:tblGrid>
      <w:tr w:rsidR="00670D3E" w:rsidRPr="00C549B0" w14:paraId="3DC20AA7" w14:textId="77777777" w:rsidTr="00E1488C">
        <w:trPr>
          <w:cantSplit/>
        </w:trPr>
        <w:tc>
          <w:tcPr>
            <w:tcW w:w="1728" w:type="dxa"/>
          </w:tcPr>
          <w:p w14:paraId="50145F8A" w14:textId="77777777" w:rsidR="00670D3E" w:rsidRPr="00C549B0" w:rsidRDefault="00670D3E" w:rsidP="00E1488C">
            <w:pPr>
              <w:pStyle w:val="Heading5"/>
            </w:pPr>
            <w:bookmarkStart w:id="75" w:name="_m.__Handling"/>
            <w:bookmarkEnd w:id="75"/>
            <w:r w:rsidRPr="00C549B0">
              <w:t xml:space="preserve">p.  </w:t>
            </w:r>
            <w:bookmarkStart w:id="76" w:name="l"/>
            <w:r w:rsidRPr="00C549B0">
              <w:t>Handling Unusual Cases</w:t>
            </w:r>
            <w:bookmarkEnd w:id="76"/>
          </w:p>
        </w:tc>
        <w:tc>
          <w:tcPr>
            <w:tcW w:w="7740" w:type="dxa"/>
          </w:tcPr>
          <w:p w14:paraId="38A219BC" w14:textId="77777777" w:rsidR="00670D3E" w:rsidRPr="00C549B0" w:rsidRDefault="00670D3E" w:rsidP="00E1488C">
            <w:pPr>
              <w:pStyle w:val="BlockText"/>
            </w:pPr>
            <w:r w:rsidRPr="00C549B0">
              <w:t>If necessary, the Veterans Service Center Manager or Pension Management Center Manager should discuss unusual cases with health care officials to ensure proper understanding of the issue or issues at hand.</w:t>
            </w:r>
          </w:p>
        </w:tc>
      </w:tr>
    </w:tbl>
    <w:p w14:paraId="581F7BD6" w14:textId="77777777" w:rsidR="00670D3E" w:rsidRPr="00C549B0" w:rsidRDefault="00670D3E" w:rsidP="00670D3E">
      <w:pPr>
        <w:pStyle w:val="BlockLine"/>
      </w:pPr>
    </w:p>
    <w:tbl>
      <w:tblPr>
        <w:tblW w:w="0" w:type="auto"/>
        <w:tblLayout w:type="fixed"/>
        <w:tblLook w:val="0000" w:firstRow="0" w:lastRow="0" w:firstColumn="0" w:lastColumn="0" w:noHBand="0" w:noVBand="0"/>
      </w:tblPr>
      <w:tblGrid>
        <w:gridCol w:w="1728"/>
        <w:gridCol w:w="7740"/>
      </w:tblGrid>
      <w:tr w:rsidR="00670D3E" w:rsidRPr="00C549B0" w14:paraId="305E7618" w14:textId="77777777" w:rsidTr="00E1488C">
        <w:tc>
          <w:tcPr>
            <w:tcW w:w="1728" w:type="dxa"/>
          </w:tcPr>
          <w:p w14:paraId="4ADEB268" w14:textId="77777777" w:rsidR="00670D3E" w:rsidRPr="00C549B0" w:rsidRDefault="00670D3E" w:rsidP="00E1488C">
            <w:pPr>
              <w:pStyle w:val="Heading5"/>
            </w:pPr>
            <w:bookmarkStart w:id="77" w:name="_n.__Accepting"/>
            <w:bookmarkEnd w:id="77"/>
            <w:r w:rsidRPr="00C549B0">
              <w:t xml:space="preserve">q.  </w:t>
            </w:r>
            <w:bookmarkStart w:id="78" w:name="m"/>
            <w:r w:rsidRPr="00C549B0">
              <w:t>Accepting a Fee-Based Examiner’s Report</w:t>
            </w:r>
            <w:bookmarkEnd w:id="78"/>
          </w:p>
        </w:tc>
        <w:tc>
          <w:tcPr>
            <w:tcW w:w="7740" w:type="dxa"/>
          </w:tcPr>
          <w:p w14:paraId="5C6F2EAC" w14:textId="77777777" w:rsidR="00670D3E" w:rsidRPr="00C549B0" w:rsidRDefault="00670D3E" w:rsidP="00E1488C">
            <w:pPr>
              <w:pStyle w:val="BlockText"/>
            </w:pPr>
            <w:r w:rsidRPr="00C549B0">
              <w:t>There is no prohibition against acceptance of a VA examination report for rating purposes from a fee-based medical examiner who has previously submitted a statement on the claimant’s behalf.</w:t>
            </w:r>
          </w:p>
        </w:tc>
      </w:tr>
    </w:tbl>
    <w:p w14:paraId="32E548FE" w14:textId="77777777" w:rsidR="00670D3E" w:rsidRPr="00C549B0" w:rsidRDefault="00670D3E" w:rsidP="00670D3E">
      <w:pPr>
        <w:tabs>
          <w:tab w:val="left" w:pos="9360"/>
        </w:tabs>
        <w:ind w:left="1714"/>
        <w:rPr>
          <w:u w:val="single"/>
        </w:rPr>
      </w:pPr>
      <w:r w:rsidRPr="00C549B0">
        <w:rPr>
          <w:u w:val="single"/>
        </w:rPr>
        <w:tab/>
      </w:r>
    </w:p>
    <w:p w14:paraId="212DFCAF" w14:textId="77777777" w:rsidR="00670D3E" w:rsidRPr="00C549B0" w:rsidRDefault="00670D3E" w:rsidP="00670D3E">
      <w:pPr>
        <w:tabs>
          <w:tab w:val="left" w:pos="9360"/>
        </w:tabs>
        <w:ind w:left="1714"/>
      </w:pPr>
    </w:p>
    <w:tbl>
      <w:tblPr>
        <w:tblW w:w="0" w:type="auto"/>
        <w:tblLayout w:type="fixed"/>
        <w:tblLook w:val="0000" w:firstRow="0" w:lastRow="0" w:firstColumn="0" w:lastColumn="0" w:noHBand="0" w:noVBand="0"/>
      </w:tblPr>
      <w:tblGrid>
        <w:gridCol w:w="1728"/>
        <w:gridCol w:w="7740"/>
      </w:tblGrid>
      <w:tr w:rsidR="00670D3E" w:rsidRPr="00AF0DDC" w14:paraId="10A45DA0" w14:textId="77777777" w:rsidTr="00E1488C">
        <w:tc>
          <w:tcPr>
            <w:tcW w:w="1728" w:type="dxa"/>
            <w:tcBorders>
              <w:top w:val="nil"/>
              <w:left w:val="nil"/>
              <w:bottom w:val="nil"/>
              <w:right w:val="nil"/>
            </w:tcBorders>
          </w:tcPr>
          <w:p w14:paraId="7C439931" w14:textId="77777777" w:rsidR="00670D3E" w:rsidRPr="00C549B0" w:rsidRDefault="00670D3E" w:rsidP="00E1488C">
            <w:pPr>
              <w:pStyle w:val="TableHeaderText"/>
              <w:jc w:val="left"/>
            </w:pPr>
            <w:r w:rsidRPr="00C549B0">
              <w:rPr>
                <w:sz w:val="22"/>
              </w:rPr>
              <w:t>r.  Examiner Statements That an Opinion Would Be Speculative</w:t>
            </w:r>
          </w:p>
        </w:tc>
        <w:tc>
          <w:tcPr>
            <w:tcW w:w="7740" w:type="dxa"/>
            <w:tcBorders>
              <w:top w:val="nil"/>
              <w:left w:val="nil"/>
              <w:bottom w:val="nil"/>
              <w:right w:val="nil"/>
            </w:tcBorders>
          </w:tcPr>
          <w:p w14:paraId="4858E1EA" w14:textId="77777777" w:rsidR="00670D3E" w:rsidRPr="00C549B0" w:rsidRDefault="00670D3E" w:rsidP="00E1488C">
            <w:pPr>
              <w:pStyle w:val="TableHeaderText"/>
              <w:jc w:val="left"/>
              <w:rPr>
                <w:b w:val="0"/>
              </w:rPr>
            </w:pPr>
            <w:r w:rsidRPr="00C549B0">
              <w:rPr>
                <w:b w:val="0"/>
              </w:rPr>
              <w:t xml:space="preserve">Pay careful attention to any conclusion by the examiner that an opinion could not be provided without resorting to mere speculation (or any similar language to that effect). </w:t>
            </w:r>
          </w:p>
          <w:p w14:paraId="14DFA441" w14:textId="77777777" w:rsidR="00670D3E" w:rsidRPr="00C549B0" w:rsidRDefault="00670D3E" w:rsidP="00E1488C">
            <w:pPr>
              <w:pStyle w:val="TableHeaderText"/>
              <w:jc w:val="left"/>
            </w:pPr>
          </w:p>
          <w:p w14:paraId="62AD07B6" w14:textId="77777777" w:rsidR="00670D3E" w:rsidRPr="00C549B0" w:rsidRDefault="00670D3E" w:rsidP="00E1488C">
            <w:pPr>
              <w:pStyle w:val="BulletText1"/>
              <w:numPr>
                <w:ilvl w:val="0"/>
                <w:numId w:val="0"/>
              </w:numPr>
            </w:pPr>
            <w:r w:rsidRPr="00C549B0">
              <w:t xml:space="preserve">VA may only accept a medical examiner’s conclusion that an opinion would be speculative </w:t>
            </w:r>
            <w:proofErr w:type="gramStart"/>
            <w:r w:rsidRPr="00C549B0">
              <w:t>if</w:t>
            </w:r>
            <w:proofErr w:type="gramEnd"/>
            <w:r w:rsidRPr="00C549B0">
              <w:t xml:space="preserve"> </w:t>
            </w:r>
          </w:p>
          <w:p w14:paraId="230DB081" w14:textId="77777777" w:rsidR="00670D3E" w:rsidRPr="00C549B0" w:rsidRDefault="00670D3E" w:rsidP="00E1488C">
            <w:pPr>
              <w:pStyle w:val="BulletText1"/>
              <w:numPr>
                <w:ilvl w:val="0"/>
                <w:numId w:val="0"/>
              </w:numPr>
            </w:pPr>
          </w:p>
          <w:p w14:paraId="5F39011B" w14:textId="77777777" w:rsidR="00670D3E" w:rsidRPr="00C549B0" w:rsidRDefault="00670D3E" w:rsidP="007E4702">
            <w:pPr>
              <w:pStyle w:val="ListParagraph"/>
              <w:numPr>
                <w:ilvl w:val="0"/>
                <w:numId w:val="146"/>
              </w:numPr>
              <w:ind w:left="158" w:hanging="187"/>
            </w:pPr>
            <w:r w:rsidRPr="00C549B0">
              <w:t xml:space="preserve">the examiner has </w:t>
            </w:r>
          </w:p>
          <w:p w14:paraId="28EC4426" w14:textId="77777777" w:rsidR="00670D3E" w:rsidRPr="00C549B0" w:rsidRDefault="00670D3E" w:rsidP="007E4702">
            <w:pPr>
              <w:pStyle w:val="ListParagraph"/>
              <w:numPr>
                <w:ilvl w:val="0"/>
                <w:numId w:val="13"/>
              </w:numPr>
              <w:ind w:left="346" w:hanging="187"/>
            </w:pPr>
            <w:r w:rsidRPr="00C549B0">
              <w:t>explained the basis for such an opinion, identifying what facts cannot be determined, and</w:t>
            </w:r>
          </w:p>
          <w:p w14:paraId="0AFF2965" w14:textId="77777777" w:rsidR="00670D3E" w:rsidRPr="00C549B0" w:rsidRDefault="00670D3E" w:rsidP="007E4702">
            <w:pPr>
              <w:pStyle w:val="ListParagraph"/>
              <w:numPr>
                <w:ilvl w:val="0"/>
                <w:numId w:val="13"/>
              </w:numPr>
              <w:ind w:left="346" w:hanging="187"/>
            </w:pPr>
            <w:r w:rsidRPr="00C549B0">
              <w:lastRenderedPageBreak/>
              <w:t>demonstrated consideration of all procurable and relevant information (to include medical treatment records and/or lay testimony), or</w:t>
            </w:r>
          </w:p>
          <w:p w14:paraId="79E3B505" w14:textId="77777777" w:rsidR="00670D3E" w:rsidRPr="00C549B0" w:rsidRDefault="00670D3E" w:rsidP="007E4702">
            <w:pPr>
              <w:pStyle w:val="ListParagraph"/>
              <w:numPr>
                <w:ilvl w:val="0"/>
                <w:numId w:val="114"/>
              </w:numPr>
              <w:ind w:left="158" w:hanging="187"/>
            </w:pPr>
            <w:r w:rsidRPr="00C549B0">
              <w:t>the basis for the opinion is otherwise apparent in VA’s review of the evidence.</w:t>
            </w:r>
          </w:p>
          <w:p w14:paraId="2FA47CE6" w14:textId="77777777" w:rsidR="00670D3E" w:rsidRPr="00C549B0" w:rsidRDefault="00670D3E" w:rsidP="00E1488C">
            <w:pPr>
              <w:pStyle w:val="BulletText1"/>
              <w:numPr>
                <w:ilvl w:val="0"/>
                <w:numId w:val="0"/>
              </w:numPr>
              <w:ind w:left="173" w:hanging="173"/>
            </w:pPr>
          </w:p>
          <w:p w14:paraId="5458559A" w14:textId="77777777" w:rsidR="00670D3E" w:rsidRPr="00C549B0" w:rsidRDefault="00670D3E" w:rsidP="00E1488C">
            <w:pPr>
              <w:pStyle w:val="TableHeaderText"/>
              <w:jc w:val="left"/>
              <w:rPr>
                <w:b w:val="0"/>
              </w:rPr>
            </w:pPr>
            <w:r w:rsidRPr="00C549B0">
              <w:rPr>
                <w:b w:val="0"/>
              </w:rPr>
              <w:t xml:space="preserve">The medical opinion may be insufficient for rating purposes if an examiner’s </w:t>
            </w:r>
            <w:proofErr w:type="gramStart"/>
            <w:r w:rsidRPr="00C549B0">
              <w:rPr>
                <w:b w:val="0"/>
              </w:rPr>
              <w:t>conclusion</w:t>
            </w:r>
            <w:proofErr w:type="gramEnd"/>
          </w:p>
          <w:p w14:paraId="5BD8CAD0" w14:textId="77777777" w:rsidR="00670D3E" w:rsidRPr="00C549B0" w:rsidRDefault="00670D3E" w:rsidP="00E1488C">
            <w:pPr>
              <w:pStyle w:val="TableHeaderText"/>
              <w:jc w:val="left"/>
              <w:rPr>
                <w:b w:val="0"/>
              </w:rPr>
            </w:pPr>
          </w:p>
          <w:p w14:paraId="26E96D8C" w14:textId="77777777" w:rsidR="00670D3E" w:rsidRPr="00F77545" w:rsidRDefault="00670D3E" w:rsidP="007E4702">
            <w:pPr>
              <w:pStyle w:val="ListParagraph"/>
              <w:numPr>
                <w:ilvl w:val="0"/>
                <w:numId w:val="147"/>
              </w:numPr>
              <w:ind w:left="158" w:hanging="187"/>
              <w:rPr>
                <w:b/>
              </w:rPr>
            </w:pPr>
            <w:r w:rsidRPr="00C549B0">
              <w:t>is not adequately justified, or</w:t>
            </w:r>
          </w:p>
          <w:p w14:paraId="641C617C" w14:textId="77777777" w:rsidR="00670D3E" w:rsidRPr="00C549B0" w:rsidRDefault="00670D3E" w:rsidP="007E4702">
            <w:pPr>
              <w:pStyle w:val="ListParagraph"/>
              <w:numPr>
                <w:ilvl w:val="0"/>
                <w:numId w:val="129"/>
              </w:numPr>
              <w:ind w:left="158" w:hanging="187"/>
              <w:rPr>
                <w:b/>
              </w:rPr>
            </w:pPr>
            <w:r w:rsidRPr="00C549B0">
              <w:t xml:space="preserve">implies a general lack of knowledge or an aversion to opining on matters beyond direct observation.  </w:t>
            </w:r>
          </w:p>
          <w:p w14:paraId="2FD4B2C8" w14:textId="77777777" w:rsidR="00670D3E" w:rsidRPr="00C549B0" w:rsidRDefault="00670D3E" w:rsidP="00E1488C">
            <w:pPr>
              <w:ind w:left="-29"/>
              <w:rPr>
                <w:b/>
              </w:rPr>
            </w:pPr>
          </w:p>
          <w:p w14:paraId="0DDB693E" w14:textId="77777777" w:rsidR="00670D3E" w:rsidRPr="00C549B0" w:rsidRDefault="00670D3E" w:rsidP="00E1488C">
            <w:pPr>
              <w:ind w:left="-29"/>
              <w:rPr>
                <w:b/>
              </w:rPr>
            </w:pPr>
            <w:r w:rsidRPr="00C549B0">
              <w:t>In such instances, seek clarification of the conclusion.</w:t>
            </w:r>
          </w:p>
          <w:p w14:paraId="3561270C" w14:textId="77777777" w:rsidR="00670D3E" w:rsidRPr="00C549B0" w:rsidRDefault="00670D3E" w:rsidP="00E1488C">
            <w:pPr>
              <w:pStyle w:val="TableHeaderText"/>
              <w:jc w:val="left"/>
              <w:rPr>
                <w:b w:val="0"/>
              </w:rPr>
            </w:pPr>
          </w:p>
          <w:p w14:paraId="6B23C1B0" w14:textId="77777777" w:rsidR="00670D3E" w:rsidRPr="00C549B0" w:rsidRDefault="00670D3E" w:rsidP="00E1488C">
            <w:pPr>
              <w:pStyle w:val="TableHeaderText"/>
              <w:jc w:val="left"/>
              <w:rPr>
                <w:b w:val="0"/>
              </w:rPr>
            </w:pPr>
            <w:r w:rsidRPr="00C549B0">
              <w:rPr>
                <w:i/>
              </w:rPr>
              <w:t>Note</w:t>
            </w:r>
            <w:r w:rsidRPr="00C549B0">
              <w:rPr>
                <w:b w:val="0"/>
              </w:rPr>
              <w:t xml:space="preserve">:  If the examiner specifically states that a medical opinion cannot be provided unless specific evidence is made available, VA’s duty to assist requires that VA determine whether that evidence may be reasonably obtained.  If so, VA is to make efforts to obtain it and then seek an additional medical opinion which considers the relevant information.  </w:t>
            </w:r>
          </w:p>
          <w:p w14:paraId="55CA5DF8" w14:textId="77777777" w:rsidR="00670D3E" w:rsidRPr="00C549B0" w:rsidRDefault="00670D3E" w:rsidP="00E1488C">
            <w:pPr>
              <w:pStyle w:val="TableHeaderText"/>
              <w:jc w:val="left"/>
              <w:rPr>
                <w:b w:val="0"/>
              </w:rPr>
            </w:pPr>
          </w:p>
          <w:p w14:paraId="4F83D5A0" w14:textId="77777777" w:rsidR="00670D3E" w:rsidRPr="00C549B0" w:rsidRDefault="00670D3E" w:rsidP="00E1488C">
            <w:pPr>
              <w:pStyle w:val="TableHeaderText"/>
              <w:jc w:val="left"/>
              <w:rPr>
                <w:b w:val="0"/>
              </w:rPr>
            </w:pPr>
            <w:r w:rsidRPr="00C549B0">
              <w:rPr>
                <w:i/>
              </w:rPr>
              <w:t>Reference</w:t>
            </w:r>
            <w:r w:rsidRPr="00C549B0">
              <w:rPr>
                <w:b w:val="0"/>
              </w:rPr>
              <w:t xml:space="preserve">:  For more information on speculative opinions, see </w:t>
            </w:r>
          </w:p>
          <w:p w14:paraId="0FA72F7F" w14:textId="77777777" w:rsidR="00670D3E" w:rsidRPr="00C549B0" w:rsidRDefault="00670D3E" w:rsidP="007E4702">
            <w:pPr>
              <w:pStyle w:val="ListParagraph"/>
              <w:numPr>
                <w:ilvl w:val="0"/>
                <w:numId w:val="115"/>
              </w:numPr>
              <w:ind w:left="158" w:hanging="187"/>
            </w:pPr>
            <w:proofErr w:type="spellStart"/>
            <w:r w:rsidRPr="00C549B0">
              <w:rPr>
                <w:i/>
              </w:rPr>
              <w:t>Daves</w:t>
            </w:r>
            <w:proofErr w:type="spellEnd"/>
            <w:r w:rsidRPr="00C549B0">
              <w:rPr>
                <w:i/>
              </w:rPr>
              <w:t xml:space="preserve"> v. Nicholson</w:t>
            </w:r>
            <w:r w:rsidRPr="00C549B0">
              <w:t xml:space="preserve">, 21 </w:t>
            </w:r>
            <w:proofErr w:type="spellStart"/>
            <w:r w:rsidRPr="00C549B0">
              <w:t>Vet.App</w:t>
            </w:r>
            <w:proofErr w:type="spellEnd"/>
            <w:r w:rsidRPr="00C549B0">
              <w:t>. 46 (2007)</w:t>
            </w:r>
          </w:p>
          <w:p w14:paraId="1BD5E2D8" w14:textId="77777777" w:rsidR="00670D3E" w:rsidRPr="00C549B0" w:rsidRDefault="00670D3E" w:rsidP="007E4702">
            <w:pPr>
              <w:pStyle w:val="ListParagraph"/>
              <w:numPr>
                <w:ilvl w:val="0"/>
                <w:numId w:val="14"/>
              </w:numPr>
              <w:ind w:left="158" w:hanging="187"/>
            </w:pPr>
            <w:r w:rsidRPr="00C549B0">
              <w:rPr>
                <w:i/>
              </w:rPr>
              <w:t>Jones (Michael H.) v. Shinseki</w:t>
            </w:r>
            <w:r w:rsidRPr="00C549B0">
              <w:t xml:space="preserve">, 23 </w:t>
            </w:r>
            <w:proofErr w:type="spellStart"/>
            <w:r w:rsidRPr="00C549B0">
              <w:t>Vet.App</w:t>
            </w:r>
            <w:proofErr w:type="spellEnd"/>
            <w:r w:rsidRPr="00C549B0">
              <w:t>. 382 (2010), and</w:t>
            </w:r>
          </w:p>
          <w:p w14:paraId="776C4BC9" w14:textId="77777777" w:rsidR="00670D3E" w:rsidRPr="00C549B0" w:rsidRDefault="00670D3E" w:rsidP="007E4702">
            <w:pPr>
              <w:pStyle w:val="ListParagraph"/>
              <w:numPr>
                <w:ilvl w:val="0"/>
                <w:numId w:val="116"/>
              </w:numPr>
              <w:ind w:left="158" w:hanging="187"/>
            </w:pPr>
            <w:r w:rsidRPr="00C549B0">
              <w:rPr>
                <w:i/>
              </w:rPr>
              <w:t>Sharp v. Shulkin</w:t>
            </w:r>
            <w:r w:rsidRPr="00C549B0">
              <w:t xml:space="preserve">, 29 </w:t>
            </w:r>
            <w:proofErr w:type="spellStart"/>
            <w:r w:rsidRPr="00C549B0">
              <w:t>Vet.App</w:t>
            </w:r>
            <w:proofErr w:type="spellEnd"/>
            <w:r w:rsidRPr="00C549B0">
              <w:t>. 26 (2017).</w:t>
            </w:r>
          </w:p>
        </w:tc>
      </w:tr>
    </w:tbl>
    <w:p w14:paraId="0CA8837E" w14:textId="77777777" w:rsidR="00670D3E" w:rsidRPr="00AF0DDC" w:rsidRDefault="00670D3E" w:rsidP="00670D3E">
      <w:pPr>
        <w:tabs>
          <w:tab w:val="left" w:pos="9360"/>
        </w:tabs>
        <w:ind w:left="1714"/>
      </w:pPr>
      <w:r w:rsidRPr="00AF0DDC">
        <w:rPr>
          <w:u w:val="single"/>
        </w:rPr>
        <w:lastRenderedPageBreak/>
        <w:tab/>
      </w:r>
      <w:bookmarkEnd w:id="0"/>
      <w:bookmarkEnd w:id="4"/>
    </w:p>
    <w:p w14:paraId="55832F5E" w14:textId="799FA5C7" w:rsidR="007D5B97" w:rsidRDefault="00C24D50">
      <w:r>
        <w:fldChar w:fldCharType="begin">
          <w:fldData xml:space="preserve">RABvAGMAVABlAG0AcAAxAFYAYQByAFQAcgBhAGQAaQB0AGkAbwBuAGEAbAA=
</w:fldData>
        </w:fldChar>
      </w:r>
      <w:r>
        <w:instrText xml:space="preserve"> ADDIN  \* MERGEFORMAT </w:instrText>
      </w:r>
      <w:r>
        <w:fldChar w:fldCharType="end"/>
      </w:r>
      <w:r>
        <w:fldChar w:fldCharType="begin">
          <w:fldData xml:space="preserve">RgBvAG4AdABTAGUAdABpAG0AaQBzAHQAeQBsAGUAcwAuAHgAbQBsAA==
</w:fldData>
        </w:fldChar>
      </w:r>
      <w:r>
        <w:instrText xml:space="preserve"> ADDIN  \* MERGEFORMAT </w:instrText>
      </w:r>
      <w:r>
        <w:fldChar w:fldCharType="end"/>
      </w:r>
      <w:r w:rsidR="006D52FE">
        <w:fldChar w:fldCharType="begin">
          <w:fldData xml:space="preserve">RABvAGMAVABlAG0AcAAxAFYAYQByAFQAcgBhAGQAaQB0AGkAbwBuAGEAbAA=
</w:fldData>
        </w:fldChar>
      </w:r>
      <w:r w:rsidR="006D52FE">
        <w:instrText xml:space="preserve"> ADDIN  \* MERGEFORMAT </w:instrText>
      </w:r>
      <w:r w:rsidR="006D52FE">
        <w:fldChar w:fldCharType="end"/>
      </w:r>
      <w:r w:rsidR="006D52FE">
        <w:fldChar w:fldCharType="begin">
          <w:fldData xml:space="preserve">RgBvAG4AdABTAGUAdABGAG8AbgB0AFMAZQB0AGkAbQBpAHMAdAB5AGwAZQBzAC4AeABtAGwA
</w:fldData>
        </w:fldChar>
      </w:r>
      <w:r w:rsidR="006D52FE">
        <w:instrText xml:space="preserve"> ADDIN  \* MERGEFORMAT </w:instrText>
      </w:r>
      <w:r w:rsidR="006D52FE">
        <w:fldChar w:fldCharType="end"/>
      </w:r>
      <w:r w:rsidR="006D10E5">
        <w:fldChar w:fldCharType="begin">
          <w:fldData xml:space="preserve">RABvAGMAVABlAG0AcAAxAFYAYQByAFQAcgBhAGQAaQB0AGkAbwBuAGEAbAA=
</w:fldData>
        </w:fldChar>
      </w:r>
      <w:r w:rsidR="006D10E5">
        <w:instrText xml:space="preserve"> ADDIN  \* MERGEFORMAT </w:instrText>
      </w:r>
      <w:r w:rsidR="006D10E5">
        <w:fldChar w:fldCharType="end"/>
      </w:r>
      <w:r w:rsidR="006D10E5">
        <w:fldChar w:fldCharType="begin">
          <w:fldData xml:space="preserve">RgBvAG4AdABTAGUAdABGAG8AbgB0AFMAZQB0AEYAbwBuAHQAUwBlAHQAaQBtAGkAcwB0AHkAbABl
AHMALgB4AG0AbAA=
</w:fldData>
        </w:fldChar>
      </w:r>
      <w:r w:rsidR="006D10E5">
        <w:instrText xml:space="preserve"> ADDIN  \* MERGEFORMAT </w:instrText>
      </w:r>
      <w:r w:rsidR="006D10E5">
        <w:fldChar w:fldCharType="end"/>
      </w:r>
      <w:r w:rsidR="00600DC7">
        <w:fldChar w:fldCharType="begin">
          <w:fldData xml:space="preserve">RABvAGMAVABlAG0AcAAxAFYAYQByAFQAcgBhAGQAaQB0AGkAbwBuAGEAbAA=
</w:fldData>
        </w:fldChar>
      </w:r>
      <w:r w:rsidR="00600DC7">
        <w:instrText xml:space="preserve"> ADDIN  \* MERGEFORMAT </w:instrText>
      </w:r>
      <w:r w:rsidR="00600DC7">
        <w:fldChar w:fldCharType="end"/>
      </w:r>
      <w:r w:rsidR="00600DC7">
        <w:fldChar w:fldCharType="begin">
          <w:fldData xml:space="preserve">RgBvAG4AdABTAGUAdABGAG8AbgB0AFMAZQB0AEYAbwBuAHQAUwBlAHQARgBvAG4AdABTAGUAdABp
AG0AaQBzAHQAeQBsAGUAcwAuAHgAbQBsAA==
</w:fldData>
        </w:fldChar>
      </w:r>
      <w:r w:rsidR="00600DC7">
        <w:instrText xml:space="preserve"> ADDIN  \* MERGEFORMAT </w:instrText>
      </w:r>
      <w:r w:rsidR="00600DC7">
        <w:fldChar w:fldCharType="end"/>
      </w:r>
      <w:r w:rsidR="003F3021">
        <w:fldChar w:fldCharType="begin">
          <w:fldData xml:space="preserve">RABvAGMAVABlAG0AcAAxAFYAYQByAFQAcgBhAGQAaQB0AGkAbwBuAGEAbAA=
</w:fldData>
        </w:fldChar>
      </w:r>
      <w:r w:rsidR="003F3021">
        <w:instrText xml:space="preserve"> ADDIN  \* MERGEFORMAT </w:instrText>
      </w:r>
      <w:r w:rsidR="003F3021">
        <w:fldChar w:fldCharType="end"/>
      </w:r>
      <w:r w:rsidR="003F3021">
        <w:fldChar w:fldCharType="begin">
          <w:fldData xml:space="preserve">RgBvAG4AdABTAGUAdABpAG0AaQBzAHQAeQBsAGUAcwAuAHgAbQBsAA==
</w:fldData>
        </w:fldChar>
      </w:r>
      <w:r w:rsidR="003F3021">
        <w:instrText xml:space="preserve"> ADDIN  \* MERGEFORMAT </w:instrText>
      </w:r>
      <w:r w:rsidR="003F3021">
        <w:fldChar w:fldCharType="end"/>
      </w:r>
      <w:r w:rsidR="00D33A6E">
        <w:fldChar w:fldCharType="begin">
          <w:fldData xml:space="preserve">RABvAGMAVABlAG0AcAAxAFYAYQByAFQAcgBhAGQAaQB0AGkAbwBuAGEAbAA=
</w:fldData>
        </w:fldChar>
      </w:r>
      <w:r w:rsidR="00D33A6E">
        <w:instrText xml:space="preserve"> ADDIN  \* MERGEFORMAT </w:instrText>
      </w:r>
      <w:r w:rsidR="00D33A6E">
        <w:fldChar w:fldCharType="end"/>
      </w:r>
      <w:r w:rsidR="00D33A6E">
        <w:fldChar w:fldCharType="begin">
          <w:fldData xml:space="preserve">RgBvAG4AdABTAGUAdABpAG0AaQBzAHQAeQBsAGUAcwAuAHgAbQBsAA==
</w:fldData>
        </w:fldChar>
      </w:r>
      <w:r w:rsidR="00D33A6E">
        <w:instrText xml:space="preserve"> ADDIN  \* MERGEFORMAT </w:instrText>
      </w:r>
      <w:r w:rsidR="00D33A6E">
        <w:fldChar w:fldCharType="end"/>
      </w:r>
      <w:r w:rsidR="0055453E">
        <w:fldChar w:fldCharType="begin">
          <w:fldData xml:space="preserve">RABvAGMAVABlAG0AcAAxAFYAYQByAFQAcgBhAGQAaQB0AGkAbwBuAGEAbAA=
</w:fldData>
        </w:fldChar>
      </w:r>
      <w:r w:rsidR="0055453E">
        <w:instrText xml:space="preserve"> ADDIN  \* MERGEFORMAT </w:instrText>
      </w:r>
      <w:r w:rsidR="0055453E">
        <w:fldChar w:fldCharType="end"/>
      </w:r>
      <w:r w:rsidR="0055453E">
        <w:fldChar w:fldCharType="begin">
          <w:fldData xml:space="preserve">RgBvAG4AdABTAGUAdABpAG0AaQBzAHQAeQBsAGUAcwAuAHgAbQBsAA==
</w:fldData>
        </w:fldChar>
      </w:r>
      <w:r w:rsidR="0055453E">
        <w:instrText xml:space="preserve"> ADDIN  \* MERGEFORMAT </w:instrText>
      </w:r>
      <w:r w:rsidR="0055453E">
        <w:fldChar w:fldCharType="end"/>
      </w:r>
      <w:r w:rsidR="00E67135">
        <w:fldChar w:fldCharType="begin">
          <w:fldData xml:space="preserve">RABvAGMAVABlAG0AcAAxAFYAYQByAFQAcgBhAGQAaQB0AGkAbwBuAGEAbAA=
</w:fldData>
        </w:fldChar>
      </w:r>
      <w:r w:rsidR="00E67135">
        <w:instrText xml:space="preserve"> ADDIN  \* MERGEFORMAT </w:instrText>
      </w:r>
      <w:r w:rsidR="00E67135">
        <w:fldChar w:fldCharType="end"/>
      </w:r>
      <w:r w:rsidR="00E67135">
        <w:fldChar w:fldCharType="begin">
          <w:fldData xml:space="preserve">RgBvAG4AdABTAGUAdABpAG0AaQBzAHQAeQBsAGUAcwAuAHgAbQBsAA==
</w:fldData>
        </w:fldChar>
      </w:r>
      <w:r w:rsidR="00E67135">
        <w:instrText xml:space="preserve"> ADDIN  \* MERGEFORMAT </w:instrText>
      </w:r>
      <w:r w:rsidR="00E67135">
        <w:fldChar w:fldCharType="end"/>
      </w:r>
    </w:p>
    <w:sectPr w:rsidR="007D5B97" w:rsidSect="00237C22">
      <w:footerReference w:type="even" r:id="rId23"/>
      <w:footerReference w:type="default" r:id="rId24"/>
      <w:pgSz w:w="12240" w:h="15840"/>
      <w:pgMar w:top="1152" w:right="1440" w:bottom="1008"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0B75C" w14:textId="77777777" w:rsidR="007D536C" w:rsidRDefault="007D536C" w:rsidP="00C765C7">
      <w:r>
        <w:separator/>
      </w:r>
    </w:p>
  </w:endnote>
  <w:endnote w:type="continuationSeparator" w:id="0">
    <w:p w14:paraId="74BE7352" w14:textId="77777777" w:rsidR="007D536C" w:rsidRDefault="007D536C" w:rsidP="00C76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E240E" w14:textId="77777777" w:rsidR="00237C22" w:rsidRDefault="00237C2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19F65D" w14:textId="77777777" w:rsidR="00237C22" w:rsidRDefault="00237C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A8C1E" w14:textId="77777777" w:rsidR="00237C22" w:rsidRPr="00BB7DE1" w:rsidRDefault="00237C22">
    <w:pPr>
      <w:pStyle w:val="Footer"/>
      <w:framePr w:wrap="around" w:vAnchor="text" w:hAnchor="margin" w:xAlign="center" w:y="1"/>
      <w:rPr>
        <w:rStyle w:val="PageNumber"/>
        <w:lang w:val="en-US"/>
      </w:rPr>
    </w:pPr>
  </w:p>
  <w:p w14:paraId="438E496B" w14:textId="77777777" w:rsidR="00237C22" w:rsidRDefault="00237C22" w:rsidP="00237C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D0AEF" w14:textId="77777777" w:rsidR="007D536C" w:rsidRDefault="007D536C" w:rsidP="00C765C7">
      <w:r>
        <w:separator/>
      </w:r>
    </w:p>
  </w:footnote>
  <w:footnote w:type="continuationSeparator" w:id="0">
    <w:p w14:paraId="0E5B86EF" w14:textId="77777777" w:rsidR="007D536C" w:rsidRDefault="007D536C" w:rsidP="00C76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1B0"/>
    <w:multiLevelType w:val="hybridMultilevel"/>
    <w:tmpl w:val="F6084E7E"/>
    <w:lvl w:ilvl="0" w:tplc="C062E0CA">
      <w:start w:val="1"/>
      <w:numFmt w:val="bullet"/>
      <w:pStyle w:val="CommentReference"/>
      <w:lvlText w:val="-"/>
      <w:lvlJc w:val="left"/>
      <w:pPr>
        <w:tabs>
          <w:tab w:val="num" w:pos="360"/>
        </w:tabs>
        <w:ind w:left="360" w:hanging="187"/>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33567B"/>
    <w:multiLevelType w:val="hybridMultilevel"/>
    <w:tmpl w:val="D3A292B8"/>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706B97"/>
    <w:multiLevelType w:val="hybridMultilevel"/>
    <w:tmpl w:val="A940B030"/>
    <w:lvl w:ilvl="0" w:tplc="C9F8BF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1A0000E"/>
    <w:multiLevelType w:val="hybridMultilevel"/>
    <w:tmpl w:val="7C843F74"/>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24DD0"/>
    <w:multiLevelType w:val="hybridMultilevel"/>
    <w:tmpl w:val="F4ECC1A2"/>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C0B7F"/>
    <w:multiLevelType w:val="hybridMultilevel"/>
    <w:tmpl w:val="5C581A98"/>
    <w:lvl w:ilvl="0" w:tplc="9354970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611C33"/>
    <w:multiLevelType w:val="hybridMultilevel"/>
    <w:tmpl w:val="1758100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8D23A3"/>
    <w:multiLevelType w:val="hybridMultilevel"/>
    <w:tmpl w:val="B75A9826"/>
    <w:lvl w:ilvl="0" w:tplc="744630A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1039C8"/>
    <w:multiLevelType w:val="hybridMultilevel"/>
    <w:tmpl w:val="B67ADF52"/>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EC35FA"/>
    <w:multiLevelType w:val="hybridMultilevel"/>
    <w:tmpl w:val="E474C6DC"/>
    <w:lvl w:ilvl="0" w:tplc="8C4CD0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BA0AE7"/>
    <w:multiLevelType w:val="hybridMultilevel"/>
    <w:tmpl w:val="E90AA76A"/>
    <w:lvl w:ilvl="0" w:tplc="34D40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CE2825"/>
    <w:multiLevelType w:val="hybridMultilevel"/>
    <w:tmpl w:val="9D1CB42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55653C"/>
    <w:multiLevelType w:val="hybridMultilevel"/>
    <w:tmpl w:val="EFBED462"/>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777930"/>
    <w:multiLevelType w:val="hybridMultilevel"/>
    <w:tmpl w:val="033A3612"/>
    <w:lvl w:ilvl="0" w:tplc="9354970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C24616"/>
    <w:multiLevelType w:val="hybridMultilevel"/>
    <w:tmpl w:val="D918EFFE"/>
    <w:lvl w:ilvl="0" w:tplc="7DC8CF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C710F2"/>
    <w:multiLevelType w:val="hybridMultilevel"/>
    <w:tmpl w:val="8E6A0A5C"/>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E03229"/>
    <w:multiLevelType w:val="hybridMultilevel"/>
    <w:tmpl w:val="2166B5F2"/>
    <w:lvl w:ilvl="0" w:tplc="75C225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96774B"/>
    <w:multiLevelType w:val="hybridMultilevel"/>
    <w:tmpl w:val="954054A4"/>
    <w:lvl w:ilvl="0" w:tplc="45FE707C">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19256C"/>
    <w:multiLevelType w:val="hybridMultilevel"/>
    <w:tmpl w:val="BC44FA86"/>
    <w:lvl w:ilvl="0" w:tplc="8C4CD0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544C26"/>
    <w:multiLevelType w:val="hybridMultilevel"/>
    <w:tmpl w:val="05DC4004"/>
    <w:lvl w:ilvl="0" w:tplc="9BDE1D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7F427C"/>
    <w:multiLevelType w:val="hybridMultilevel"/>
    <w:tmpl w:val="87F2E170"/>
    <w:lvl w:ilvl="0" w:tplc="9354970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A5151D"/>
    <w:multiLevelType w:val="hybridMultilevel"/>
    <w:tmpl w:val="71EE22C6"/>
    <w:lvl w:ilvl="0" w:tplc="8C4CD0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8E5CD9"/>
    <w:multiLevelType w:val="hybridMultilevel"/>
    <w:tmpl w:val="71C6474E"/>
    <w:lvl w:ilvl="0" w:tplc="849E0DDC">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E321BB"/>
    <w:multiLevelType w:val="hybridMultilevel"/>
    <w:tmpl w:val="9A6CA2FE"/>
    <w:lvl w:ilvl="0" w:tplc="B0BA515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6F252B"/>
    <w:multiLevelType w:val="hybridMultilevel"/>
    <w:tmpl w:val="1A8E0C52"/>
    <w:lvl w:ilvl="0" w:tplc="64207E9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B1681B"/>
    <w:multiLevelType w:val="hybridMultilevel"/>
    <w:tmpl w:val="3D4E33EA"/>
    <w:lvl w:ilvl="0" w:tplc="7FE6FDA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140662A4"/>
    <w:multiLevelType w:val="hybridMultilevel"/>
    <w:tmpl w:val="03C63D8A"/>
    <w:lvl w:ilvl="0" w:tplc="64207E9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361666"/>
    <w:multiLevelType w:val="hybridMultilevel"/>
    <w:tmpl w:val="D23CFD6C"/>
    <w:lvl w:ilvl="0" w:tplc="F0B0175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B16FA8"/>
    <w:multiLevelType w:val="hybridMultilevel"/>
    <w:tmpl w:val="A64E842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E3078C"/>
    <w:multiLevelType w:val="hybridMultilevel"/>
    <w:tmpl w:val="4CCCA070"/>
    <w:lvl w:ilvl="0" w:tplc="F8BA7D4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E66E26"/>
    <w:multiLevelType w:val="hybridMultilevel"/>
    <w:tmpl w:val="E64C86E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BA2815"/>
    <w:multiLevelType w:val="hybridMultilevel"/>
    <w:tmpl w:val="E63AD742"/>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BF0516"/>
    <w:multiLevelType w:val="hybridMultilevel"/>
    <w:tmpl w:val="BE0A326C"/>
    <w:lvl w:ilvl="0" w:tplc="7DC8CF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65514F"/>
    <w:multiLevelType w:val="hybridMultilevel"/>
    <w:tmpl w:val="FBE07F5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6C0746A"/>
    <w:multiLevelType w:val="hybridMultilevel"/>
    <w:tmpl w:val="AD9E3240"/>
    <w:lvl w:ilvl="0" w:tplc="D6A8898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6060A6"/>
    <w:multiLevelType w:val="hybridMultilevel"/>
    <w:tmpl w:val="F2623DC4"/>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BC07FB"/>
    <w:multiLevelType w:val="hybridMultilevel"/>
    <w:tmpl w:val="D4846E06"/>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142CD5"/>
    <w:multiLevelType w:val="hybridMultilevel"/>
    <w:tmpl w:val="2384EDAE"/>
    <w:lvl w:ilvl="0" w:tplc="0DA4AAA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E446EF"/>
    <w:multiLevelType w:val="hybridMultilevel"/>
    <w:tmpl w:val="1EB45FFA"/>
    <w:lvl w:ilvl="0" w:tplc="D6A8898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7450E4"/>
    <w:multiLevelType w:val="hybridMultilevel"/>
    <w:tmpl w:val="EAC41FDC"/>
    <w:lvl w:ilvl="0" w:tplc="75C225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CA06A55"/>
    <w:multiLevelType w:val="hybridMultilevel"/>
    <w:tmpl w:val="18F821EA"/>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7458EC"/>
    <w:multiLevelType w:val="hybridMultilevel"/>
    <w:tmpl w:val="522E3F34"/>
    <w:lvl w:ilvl="0" w:tplc="8F961B06">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7460E4"/>
    <w:multiLevelType w:val="hybridMultilevel"/>
    <w:tmpl w:val="BD90DC94"/>
    <w:lvl w:ilvl="0" w:tplc="9FEA860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1FC461A2"/>
    <w:multiLevelType w:val="hybridMultilevel"/>
    <w:tmpl w:val="799E0474"/>
    <w:lvl w:ilvl="0" w:tplc="0DA4AAA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09074C0"/>
    <w:multiLevelType w:val="hybridMultilevel"/>
    <w:tmpl w:val="84066290"/>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A805FE"/>
    <w:multiLevelType w:val="hybridMultilevel"/>
    <w:tmpl w:val="1A1E4FC0"/>
    <w:lvl w:ilvl="0" w:tplc="0C068B5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E407C4"/>
    <w:multiLevelType w:val="hybridMultilevel"/>
    <w:tmpl w:val="3FA02866"/>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FE4EFD"/>
    <w:multiLevelType w:val="hybridMultilevel"/>
    <w:tmpl w:val="0B9E2152"/>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A25929"/>
    <w:multiLevelType w:val="hybridMultilevel"/>
    <w:tmpl w:val="A28A0FA6"/>
    <w:lvl w:ilvl="0" w:tplc="F33E56B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E355C3"/>
    <w:multiLevelType w:val="hybridMultilevel"/>
    <w:tmpl w:val="A0AEE1B2"/>
    <w:lvl w:ilvl="0" w:tplc="8C4CD0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467D2D"/>
    <w:multiLevelType w:val="hybridMultilevel"/>
    <w:tmpl w:val="F51A8990"/>
    <w:lvl w:ilvl="0" w:tplc="040C948C">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A703325"/>
    <w:multiLevelType w:val="hybridMultilevel"/>
    <w:tmpl w:val="8362C696"/>
    <w:lvl w:ilvl="0" w:tplc="0DA4AAA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AD97DEC"/>
    <w:multiLevelType w:val="hybridMultilevel"/>
    <w:tmpl w:val="1346CA82"/>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056303"/>
    <w:multiLevelType w:val="hybridMultilevel"/>
    <w:tmpl w:val="4D7E3C18"/>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132A17"/>
    <w:multiLevelType w:val="hybridMultilevel"/>
    <w:tmpl w:val="B9962D24"/>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1828B0"/>
    <w:multiLevelType w:val="hybridMultilevel"/>
    <w:tmpl w:val="24927FC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25513BE"/>
    <w:multiLevelType w:val="hybridMultilevel"/>
    <w:tmpl w:val="0D4C9058"/>
    <w:lvl w:ilvl="0" w:tplc="1D1C316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1869BC"/>
    <w:multiLevelType w:val="hybridMultilevel"/>
    <w:tmpl w:val="54FC9E44"/>
    <w:lvl w:ilvl="0" w:tplc="9354970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49470C"/>
    <w:multiLevelType w:val="hybridMultilevel"/>
    <w:tmpl w:val="A67E9E98"/>
    <w:lvl w:ilvl="0" w:tplc="E54AFEA4">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4013C50"/>
    <w:multiLevelType w:val="hybridMultilevel"/>
    <w:tmpl w:val="220A275C"/>
    <w:lvl w:ilvl="0" w:tplc="0DA4AAA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0A12E2"/>
    <w:multiLevelType w:val="hybridMultilevel"/>
    <w:tmpl w:val="3E906B4C"/>
    <w:lvl w:ilvl="0" w:tplc="64207E9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253D99"/>
    <w:multiLevelType w:val="hybridMultilevel"/>
    <w:tmpl w:val="BDBEB874"/>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BB00A9"/>
    <w:multiLevelType w:val="hybridMultilevel"/>
    <w:tmpl w:val="F63635F4"/>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615022D"/>
    <w:multiLevelType w:val="hybridMultilevel"/>
    <w:tmpl w:val="2A2A1358"/>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542EE0"/>
    <w:multiLevelType w:val="hybridMultilevel"/>
    <w:tmpl w:val="10B41686"/>
    <w:lvl w:ilvl="0" w:tplc="FCF02824">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8961CE2"/>
    <w:multiLevelType w:val="hybridMultilevel"/>
    <w:tmpl w:val="5FA24698"/>
    <w:lvl w:ilvl="0" w:tplc="9354970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9397FEC"/>
    <w:multiLevelType w:val="hybridMultilevel"/>
    <w:tmpl w:val="890E8060"/>
    <w:lvl w:ilvl="0" w:tplc="FCF02824">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3A7EC4"/>
    <w:multiLevelType w:val="hybridMultilevel"/>
    <w:tmpl w:val="E8AA6B14"/>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AF50467"/>
    <w:multiLevelType w:val="hybridMultilevel"/>
    <w:tmpl w:val="17D21FB4"/>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C833BE"/>
    <w:multiLevelType w:val="hybridMultilevel"/>
    <w:tmpl w:val="6EF89C6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827658"/>
    <w:multiLevelType w:val="hybridMultilevel"/>
    <w:tmpl w:val="9AA08558"/>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EF21BD"/>
    <w:multiLevelType w:val="hybridMultilevel"/>
    <w:tmpl w:val="BB8C843E"/>
    <w:lvl w:ilvl="0" w:tplc="9E5CC064">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EF56D81"/>
    <w:multiLevelType w:val="hybridMultilevel"/>
    <w:tmpl w:val="92B49198"/>
    <w:lvl w:ilvl="0" w:tplc="D6A8898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7B012A"/>
    <w:multiLevelType w:val="hybridMultilevel"/>
    <w:tmpl w:val="C616DE4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6863F8"/>
    <w:multiLevelType w:val="hybridMultilevel"/>
    <w:tmpl w:val="DD189B20"/>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32D632C"/>
    <w:multiLevelType w:val="hybridMultilevel"/>
    <w:tmpl w:val="C358932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33B7B9F"/>
    <w:multiLevelType w:val="hybridMultilevel"/>
    <w:tmpl w:val="C0AE53B6"/>
    <w:lvl w:ilvl="0" w:tplc="F000DC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442B556A"/>
    <w:multiLevelType w:val="hybridMultilevel"/>
    <w:tmpl w:val="392842CE"/>
    <w:lvl w:ilvl="0" w:tplc="9354970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50064A"/>
    <w:multiLevelType w:val="hybridMultilevel"/>
    <w:tmpl w:val="D86A1BA4"/>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4A07008"/>
    <w:multiLevelType w:val="hybridMultilevel"/>
    <w:tmpl w:val="5772094C"/>
    <w:lvl w:ilvl="0" w:tplc="D942508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4D73F2E"/>
    <w:multiLevelType w:val="hybridMultilevel"/>
    <w:tmpl w:val="178A8F3E"/>
    <w:lvl w:ilvl="0" w:tplc="48B6F67C">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5232216"/>
    <w:multiLevelType w:val="hybridMultilevel"/>
    <w:tmpl w:val="AEB030D4"/>
    <w:lvl w:ilvl="0" w:tplc="139A496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8494A1E"/>
    <w:multiLevelType w:val="hybridMultilevel"/>
    <w:tmpl w:val="436260B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8967468"/>
    <w:multiLevelType w:val="hybridMultilevel"/>
    <w:tmpl w:val="2A3EFB7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D67C50"/>
    <w:multiLevelType w:val="hybridMultilevel"/>
    <w:tmpl w:val="D5388542"/>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A723402"/>
    <w:multiLevelType w:val="hybridMultilevel"/>
    <w:tmpl w:val="BEC4F9F6"/>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C243A1F"/>
    <w:multiLevelType w:val="hybridMultilevel"/>
    <w:tmpl w:val="FEA0EAEA"/>
    <w:lvl w:ilvl="0" w:tplc="64207E9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C435D6D"/>
    <w:multiLevelType w:val="hybridMultilevel"/>
    <w:tmpl w:val="E85A7850"/>
    <w:lvl w:ilvl="0" w:tplc="C3C03F9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D2E2772"/>
    <w:multiLevelType w:val="hybridMultilevel"/>
    <w:tmpl w:val="12DCFEF6"/>
    <w:lvl w:ilvl="0" w:tplc="3DFE8CC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DC36808"/>
    <w:multiLevelType w:val="hybridMultilevel"/>
    <w:tmpl w:val="8B0CB1F6"/>
    <w:lvl w:ilvl="0" w:tplc="E54AFEA4">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3B17B3"/>
    <w:multiLevelType w:val="hybridMultilevel"/>
    <w:tmpl w:val="CB088A90"/>
    <w:lvl w:ilvl="0" w:tplc="8662EC5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65B2403"/>
    <w:multiLevelType w:val="hybridMultilevel"/>
    <w:tmpl w:val="97809B8C"/>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7D54329"/>
    <w:multiLevelType w:val="hybridMultilevel"/>
    <w:tmpl w:val="5BCE3F96"/>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8BE2A32"/>
    <w:multiLevelType w:val="hybridMultilevel"/>
    <w:tmpl w:val="E0D4B21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8C9601A"/>
    <w:multiLevelType w:val="hybridMultilevel"/>
    <w:tmpl w:val="18C00152"/>
    <w:lvl w:ilvl="0" w:tplc="9354970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2363F7"/>
    <w:multiLevelType w:val="hybridMultilevel"/>
    <w:tmpl w:val="75F8197E"/>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93E7A9B"/>
    <w:multiLevelType w:val="hybridMultilevel"/>
    <w:tmpl w:val="B5C851E2"/>
    <w:lvl w:ilvl="0" w:tplc="040C948C">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97E1134"/>
    <w:multiLevelType w:val="hybridMultilevel"/>
    <w:tmpl w:val="5030A86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87675C"/>
    <w:multiLevelType w:val="hybridMultilevel"/>
    <w:tmpl w:val="0CD0E2E8"/>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A84FE8"/>
    <w:multiLevelType w:val="hybridMultilevel"/>
    <w:tmpl w:val="9F3C6E3A"/>
    <w:lvl w:ilvl="0" w:tplc="040C948C">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AB404BF"/>
    <w:multiLevelType w:val="hybridMultilevel"/>
    <w:tmpl w:val="90743AE2"/>
    <w:lvl w:ilvl="0" w:tplc="9FEA860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1" w15:restartNumberingAfterBreak="0">
    <w:nsid w:val="5ADC05EC"/>
    <w:multiLevelType w:val="hybridMultilevel"/>
    <w:tmpl w:val="A4B091E0"/>
    <w:lvl w:ilvl="0" w:tplc="0C068B5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B0F10A4"/>
    <w:multiLevelType w:val="hybridMultilevel"/>
    <w:tmpl w:val="448E8128"/>
    <w:lvl w:ilvl="0" w:tplc="C9321DB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F63F55"/>
    <w:multiLevelType w:val="hybridMultilevel"/>
    <w:tmpl w:val="C31C93E4"/>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D3B75B8"/>
    <w:multiLevelType w:val="hybridMultilevel"/>
    <w:tmpl w:val="D8360A08"/>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D5A01DA"/>
    <w:multiLevelType w:val="hybridMultilevel"/>
    <w:tmpl w:val="84B48F20"/>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DA673C5"/>
    <w:multiLevelType w:val="hybridMultilevel"/>
    <w:tmpl w:val="5BAC3C70"/>
    <w:lvl w:ilvl="0" w:tplc="64188AE4">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F40712D"/>
    <w:multiLevelType w:val="hybridMultilevel"/>
    <w:tmpl w:val="1EB455DC"/>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F57587C"/>
    <w:multiLevelType w:val="hybridMultilevel"/>
    <w:tmpl w:val="97BEDB94"/>
    <w:lvl w:ilvl="0" w:tplc="F8BA7D4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0B30BF3"/>
    <w:multiLevelType w:val="hybridMultilevel"/>
    <w:tmpl w:val="299CCEC0"/>
    <w:lvl w:ilvl="0" w:tplc="D6A8898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1043220"/>
    <w:multiLevelType w:val="hybridMultilevel"/>
    <w:tmpl w:val="496ABFD4"/>
    <w:lvl w:ilvl="0" w:tplc="F440062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19C73A3"/>
    <w:multiLevelType w:val="hybridMultilevel"/>
    <w:tmpl w:val="23A84C84"/>
    <w:lvl w:ilvl="0" w:tplc="75C225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21E5CE7"/>
    <w:multiLevelType w:val="hybridMultilevel"/>
    <w:tmpl w:val="C1D20B26"/>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2DB3D68"/>
    <w:multiLevelType w:val="hybridMultilevel"/>
    <w:tmpl w:val="CBC6FE0C"/>
    <w:lvl w:ilvl="0" w:tplc="21D42084">
      <w:start w:val="1"/>
      <w:numFmt w:val="bullet"/>
      <w:pStyle w:val="ContinuedTableLabe"/>
      <w:lvlText w:val=""/>
      <w:lvlJc w:val="left"/>
      <w:pPr>
        <w:tabs>
          <w:tab w:val="num" w:pos="173"/>
        </w:tabs>
        <w:ind w:left="173" w:hanging="17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64D5194E"/>
    <w:multiLevelType w:val="hybridMultilevel"/>
    <w:tmpl w:val="0E9E1596"/>
    <w:lvl w:ilvl="0" w:tplc="5536889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50E206A"/>
    <w:multiLevelType w:val="hybridMultilevel"/>
    <w:tmpl w:val="693E0CE8"/>
    <w:lvl w:ilvl="0" w:tplc="71261E8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8653FE"/>
    <w:multiLevelType w:val="hybridMultilevel"/>
    <w:tmpl w:val="EB3E721A"/>
    <w:lvl w:ilvl="0" w:tplc="B76C2F8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887CFB"/>
    <w:multiLevelType w:val="hybridMultilevel"/>
    <w:tmpl w:val="E1AC1F88"/>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93C6C7B"/>
    <w:multiLevelType w:val="hybridMultilevel"/>
    <w:tmpl w:val="E222ED40"/>
    <w:lvl w:ilvl="0" w:tplc="45FE707C">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96879EE"/>
    <w:multiLevelType w:val="hybridMultilevel"/>
    <w:tmpl w:val="ECBA448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9FE71F7"/>
    <w:multiLevelType w:val="hybridMultilevel"/>
    <w:tmpl w:val="A9A0CE62"/>
    <w:lvl w:ilvl="0" w:tplc="8C4CD0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A59233A"/>
    <w:multiLevelType w:val="hybridMultilevel"/>
    <w:tmpl w:val="5266A210"/>
    <w:lvl w:ilvl="0" w:tplc="51A0C09C">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C507EDF"/>
    <w:multiLevelType w:val="hybridMultilevel"/>
    <w:tmpl w:val="FD044662"/>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CF82768"/>
    <w:multiLevelType w:val="hybridMultilevel"/>
    <w:tmpl w:val="EE12DC6E"/>
    <w:lvl w:ilvl="0" w:tplc="B76C2F8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01C2959"/>
    <w:multiLevelType w:val="hybridMultilevel"/>
    <w:tmpl w:val="CDDC1272"/>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07C2456"/>
    <w:multiLevelType w:val="hybridMultilevel"/>
    <w:tmpl w:val="A5FE9EAA"/>
    <w:lvl w:ilvl="0" w:tplc="443ADE8A">
      <w:start w:val="1"/>
      <w:numFmt w:val="bullet"/>
      <w:pStyle w:val="HTMLAcronym"/>
      <w:lvlText w:val=""/>
      <w:lvlJc w:val="left"/>
      <w:pPr>
        <w:tabs>
          <w:tab w:val="num" w:pos="173"/>
        </w:tabs>
        <w:ind w:left="36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7183105E"/>
    <w:multiLevelType w:val="hybridMultilevel"/>
    <w:tmpl w:val="4DD2E464"/>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1882D7B"/>
    <w:multiLevelType w:val="hybridMultilevel"/>
    <w:tmpl w:val="10E8D6CE"/>
    <w:lvl w:ilvl="0" w:tplc="D942508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1E07514"/>
    <w:multiLevelType w:val="hybridMultilevel"/>
    <w:tmpl w:val="C7885024"/>
    <w:lvl w:ilvl="0" w:tplc="D20EFD0A">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2A20EB8"/>
    <w:multiLevelType w:val="hybridMultilevel"/>
    <w:tmpl w:val="AA6C9EEA"/>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31F303C"/>
    <w:multiLevelType w:val="hybridMultilevel"/>
    <w:tmpl w:val="5162B4CC"/>
    <w:lvl w:ilvl="0" w:tplc="0DA4AAA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4A65413"/>
    <w:multiLevelType w:val="hybridMultilevel"/>
    <w:tmpl w:val="2C400A6C"/>
    <w:lvl w:ilvl="0" w:tplc="75C225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5574FCC"/>
    <w:multiLevelType w:val="hybridMultilevel"/>
    <w:tmpl w:val="3A5401A0"/>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6352998"/>
    <w:multiLevelType w:val="hybridMultilevel"/>
    <w:tmpl w:val="C3A8B444"/>
    <w:lvl w:ilvl="0" w:tplc="2C88CD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77B7BBA"/>
    <w:multiLevelType w:val="hybridMultilevel"/>
    <w:tmpl w:val="D6227486"/>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87F04B1"/>
    <w:multiLevelType w:val="hybridMultilevel"/>
    <w:tmpl w:val="2DC08DAC"/>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8843E40"/>
    <w:multiLevelType w:val="hybridMultilevel"/>
    <w:tmpl w:val="DCA07FE0"/>
    <w:lvl w:ilvl="0" w:tplc="C14E740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9115276"/>
    <w:multiLevelType w:val="hybridMultilevel"/>
    <w:tmpl w:val="9CAE5668"/>
    <w:lvl w:ilvl="0" w:tplc="F440062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91C03EE"/>
    <w:multiLevelType w:val="hybridMultilevel"/>
    <w:tmpl w:val="EDC05E7A"/>
    <w:lvl w:ilvl="0" w:tplc="3E9AEF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A712333"/>
    <w:multiLevelType w:val="hybridMultilevel"/>
    <w:tmpl w:val="0D20E528"/>
    <w:lvl w:ilvl="0" w:tplc="D6A8898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AB53D9D"/>
    <w:multiLevelType w:val="hybridMultilevel"/>
    <w:tmpl w:val="F03E25A6"/>
    <w:lvl w:ilvl="0" w:tplc="5724534A">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AD3546B"/>
    <w:multiLevelType w:val="hybridMultilevel"/>
    <w:tmpl w:val="9C7CD5FA"/>
    <w:lvl w:ilvl="0" w:tplc="3E9AEF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BA674A2"/>
    <w:multiLevelType w:val="hybridMultilevel"/>
    <w:tmpl w:val="77C65730"/>
    <w:lvl w:ilvl="0" w:tplc="FE209D4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CC55526"/>
    <w:multiLevelType w:val="hybridMultilevel"/>
    <w:tmpl w:val="AAC85CB2"/>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CE81BA9"/>
    <w:multiLevelType w:val="hybridMultilevel"/>
    <w:tmpl w:val="9334DF0E"/>
    <w:lvl w:ilvl="0" w:tplc="0DA4AAAE">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D771206"/>
    <w:multiLevelType w:val="hybridMultilevel"/>
    <w:tmpl w:val="4BA8DA6C"/>
    <w:lvl w:ilvl="0" w:tplc="CBCA83D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D980EE9"/>
    <w:multiLevelType w:val="hybridMultilevel"/>
    <w:tmpl w:val="608688F4"/>
    <w:lvl w:ilvl="0" w:tplc="C3C03F9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E751110"/>
    <w:multiLevelType w:val="hybridMultilevel"/>
    <w:tmpl w:val="78DC2ED8"/>
    <w:lvl w:ilvl="0" w:tplc="4D74B80C">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F437353"/>
    <w:multiLevelType w:val="hybridMultilevel"/>
    <w:tmpl w:val="2A2AD1E8"/>
    <w:lvl w:ilvl="0" w:tplc="D4D0E17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298994">
    <w:abstractNumId w:val="113"/>
  </w:num>
  <w:num w:numId="2" w16cid:durableId="751438576">
    <w:abstractNumId w:val="0"/>
  </w:num>
  <w:num w:numId="3" w16cid:durableId="1417939791">
    <w:abstractNumId w:val="125"/>
  </w:num>
  <w:num w:numId="4" w16cid:durableId="775901445">
    <w:abstractNumId w:val="64"/>
  </w:num>
  <w:num w:numId="5" w16cid:durableId="1849900938">
    <w:abstractNumId w:val="66"/>
  </w:num>
  <w:num w:numId="6" w16cid:durableId="1660503363">
    <w:abstractNumId w:val="142"/>
  </w:num>
  <w:num w:numId="7" w16cid:durableId="1513648364">
    <w:abstractNumId w:val="29"/>
  </w:num>
  <w:num w:numId="8" w16cid:durableId="1762527357">
    <w:abstractNumId w:val="108"/>
  </w:num>
  <w:num w:numId="9" w16cid:durableId="1164930161">
    <w:abstractNumId w:val="32"/>
  </w:num>
  <w:num w:numId="10" w16cid:durableId="1808937670">
    <w:abstractNumId w:val="14"/>
  </w:num>
  <w:num w:numId="11" w16cid:durableId="313141889">
    <w:abstractNumId w:val="23"/>
  </w:num>
  <w:num w:numId="12" w16cid:durableId="1370913618">
    <w:abstractNumId w:val="80"/>
  </w:num>
  <w:num w:numId="13" w16cid:durableId="1445807699">
    <w:abstractNumId w:val="7"/>
  </w:num>
  <w:num w:numId="14" w16cid:durableId="625627849">
    <w:abstractNumId w:val="27"/>
  </w:num>
  <w:num w:numId="15" w16cid:durableId="2029871246">
    <w:abstractNumId w:val="9"/>
  </w:num>
  <w:num w:numId="16" w16cid:durableId="1926525743">
    <w:abstractNumId w:val="49"/>
  </w:num>
  <w:num w:numId="17" w16cid:durableId="268124666">
    <w:abstractNumId w:val="21"/>
  </w:num>
  <w:num w:numId="18" w16cid:durableId="1451585780">
    <w:abstractNumId w:val="120"/>
  </w:num>
  <w:num w:numId="19" w16cid:durableId="365374760">
    <w:abstractNumId w:val="18"/>
  </w:num>
  <w:num w:numId="20" w16cid:durableId="451363792">
    <w:abstractNumId w:val="56"/>
  </w:num>
  <w:num w:numId="21" w16cid:durableId="1073699454">
    <w:abstractNumId w:val="2"/>
  </w:num>
  <w:num w:numId="22" w16cid:durableId="1799839602">
    <w:abstractNumId w:val="25"/>
  </w:num>
  <w:num w:numId="23" w16cid:durableId="1367212706">
    <w:abstractNumId w:val="76"/>
  </w:num>
  <w:num w:numId="24" w16cid:durableId="1124927605">
    <w:abstractNumId w:val="42"/>
  </w:num>
  <w:num w:numId="25" w16cid:durableId="246883815">
    <w:abstractNumId w:val="100"/>
  </w:num>
  <w:num w:numId="26" w16cid:durableId="1528445304">
    <w:abstractNumId w:val="88"/>
  </w:num>
  <w:num w:numId="27" w16cid:durableId="2092970788">
    <w:abstractNumId w:val="115"/>
  </w:num>
  <w:num w:numId="28" w16cid:durableId="657617202">
    <w:abstractNumId w:val="106"/>
  </w:num>
  <w:num w:numId="29" w16cid:durableId="1537891642">
    <w:abstractNumId w:val="50"/>
  </w:num>
  <w:num w:numId="30" w16cid:durableId="1310555913">
    <w:abstractNumId w:val="96"/>
  </w:num>
  <w:num w:numId="31" w16cid:durableId="1235164240">
    <w:abstractNumId w:val="99"/>
  </w:num>
  <w:num w:numId="32" w16cid:durableId="1319457305">
    <w:abstractNumId w:val="121"/>
  </w:num>
  <w:num w:numId="33" w16cid:durableId="1375233630">
    <w:abstractNumId w:val="110"/>
  </w:num>
  <w:num w:numId="34" w16cid:durableId="1581057832">
    <w:abstractNumId w:val="137"/>
  </w:num>
  <w:num w:numId="35" w16cid:durableId="904492059">
    <w:abstractNumId w:val="123"/>
  </w:num>
  <w:num w:numId="36" w16cid:durableId="1854104835">
    <w:abstractNumId w:val="116"/>
  </w:num>
  <w:num w:numId="37" w16cid:durableId="1582444857">
    <w:abstractNumId w:val="48"/>
  </w:num>
  <w:num w:numId="38" w16cid:durableId="415788574">
    <w:abstractNumId w:val="114"/>
  </w:num>
  <w:num w:numId="39" w16cid:durableId="895821183">
    <w:abstractNumId w:val="71"/>
  </w:num>
  <w:num w:numId="40" w16cid:durableId="968322905">
    <w:abstractNumId w:val="102"/>
  </w:num>
  <w:num w:numId="41" w16cid:durableId="1993174966">
    <w:abstractNumId w:val="146"/>
  </w:num>
  <w:num w:numId="42" w16cid:durableId="2013215572">
    <w:abstractNumId w:val="87"/>
  </w:num>
  <w:num w:numId="43" w16cid:durableId="1403528691">
    <w:abstractNumId w:val="90"/>
  </w:num>
  <w:num w:numId="44" w16cid:durableId="385759776">
    <w:abstractNumId w:val="86"/>
  </w:num>
  <w:num w:numId="45" w16cid:durableId="413866794">
    <w:abstractNumId w:val="26"/>
  </w:num>
  <w:num w:numId="46" w16cid:durableId="1159424313">
    <w:abstractNumId w:val="24"/>
  </w:num>
  <w:num w:numId="47" w16cid:durableId="211616453">
    <w:abstractNumId w:val="60"/>
  </w:num>
  <w:num w:numId="48" w16cid:durableId="2065369093">
    <w:abstractNumId w:val="140"/>
  </w:num>
  <w:num w:numId="49" w16cid:durableId="1767336428">
    <w:abstractNumId w:val="43"/>
  </w:num>
  <w:num w:numId="50" w16cid:durableId="1035930831">
    <w:abstractNumId w:val="144"/>
  </w:num>
  <w:num w:numId="51" w16cid:durableId="199587201">
    <w:abstractNumId w:val="51"/>
  </w:num>
  <w:num w:numId="52" w16cid:durableId="416098414">
    <w:abstractNumId w:val="130"/>
  </w:num>
  <w:num w:numId="53" w16cid:durableId="793408885">
    <w:abstractNumId w:val="37"/>
  </w:num>
  <w:num w:numId="54" w16cid:durableId="1631472528">
    <w:abstractNumId w:val="59"/>
  </w:num>
  <w:num w:numId="55" w16cid:durableId="238946164">
    <w:abstractNumId w:val="89"/>
  </w:num>
  <w:num w:numId="56" w16cid:durableId="688027724">
    <w:abstractNumId w:val="58"/>
  </w:num>
  <w:num w:numId="57" w16cid:durableId="987130809">
    <w:abstractNumId w:val="52"/>
  </w:num>
  <w:num w:numId="58" w16cid:durableId="1680037048">
    <w:abstractNumId w:val="68"/>
  </w:num>
  <w:num w:numId="59" w16cid:durableId="1549074551">
    <w:abstractNumId w:val="3"/>
  </w:num>
  <w:num w:numId="60" w16cid:durableId="251862316">
    <w:abstractNumId w:val="124"/>
  </w:num>
  <w:num w:numId="61" w16cid:durableId="1535850495">
    <w:abstractNumId w:val="61"/>
  </w:num>
  <w:num w:numId="62" w16cid:durableId="1986350843">
    <w:abstractNumId w:val="91"/>
  </w:num>
  <w:num w:numId="63" w16cid:durableId="1191604174">
    <w:abstractNumId w:val="148"/>
  </w:num>
  <w:num w:numId="64" w16cid:durableId="263733549">
    <w:abstractNumId w:val="53"/>
  </w:num>
  <w:num w:numId="65" w16cid:durableId="551232193">
    <w:abstractNumId w:val="135"/>
  </w:num>
  <w:num w:numId="66" w16cid:durableId="60835050">
    <w:abstractNumId w:val="84"/>
  </w:num>
  <w:num w:numId="67" w16cid:durableId="2026057702">
    <w:abstractNumId w:val="40"/>
  </w:num>
  <w:num w:numId="68" w16cid:durableId="1263953661">
    <w:abstractNumId w:val="103"/>
  </w:num>
  <w:num w:numId="69" w16cid:durableId="1346520800">
    <w:abstractNumId w:val="15"/>
  </w:num>
  <w:num w:numId="70" w16cid:durableId="946355199">
    <w:abstractNumId w:val="134"/>
  </w:num>
  <w:num w:numId="71" w16cid:durableId="1758938405">
    <w:abstractNumId w:val="92"/>
  </w:num>
  <w:num w:numId="72" w16cid:durableId="1392995413">
    <w:abstractNumId w:val="70"/>
  </w:num>
  <w:num w:numId="73" w16cid:durableId="967511650">
    <w:abstractNumId w:val="55"/>
  </w:num>
  <w:num w:numId="74" w16cid:durableId="1887375034">
    <w:abstractNumId w:val="143"/>
  </w:num>
  <w:num w:numId="75" w16cid:durableId="550533716">
    <w:abstractNumId w:val="67"/>
  </w:num>
  <w:num w:numId="76" w16cid:durableId="848328471">
    <w:abstractNumId w:val="11"/>
  </w:num>
  <w:num w:numId="77" w16cid:durableId="2068067404">
    <w:abstractNumId w:val="129"/>
  </w:num>
  <w:num w:numId="78" w16cid:durableId="273902432">
    <w:abstractNumId w:val="4"/>
  </w:num>
  <w:num w:numId="79" w16cid:durableId="55058024">
    <w:abstractNumId w:val="83"/>
  </w:num>
  <w:num w:numId="80" w16cid:durableId="561015838">
    <w:abstractNumId w:val="105"/>
  </w:num>
  <w:num w:numId="81" w16cid:durableId="2078016379">
    <w:abstractNumId w:val="63"/>
  </w:num>
  <w:num w:numId="82" w16cid:durableId="955481407">
    <w:abstractNumId w:val="145"/>
  </w:num>
  <w:num w:numId="83" w16cid:durableId="767972025">
    <w:abstractNumId w:val="36"/>
  </w:num>
  <w:num w:numId="84" w16cid:durableId="1536191347">
    <w:abstractNumId w:val="73"/>
  </w:num>
  <w:num w:numId="85" w16cid:durableId="1828979920">
    <w:abstractNumId w:val="6"/>
  </w:num>
  <w:num w:numId="86" w16cid:durableId="1393626453">
    <w:abstractNumId w:val="107"/>
  </w:num>
  <w:num w:numId="87" w16cid:durableId="955214234">
    <w:abstractNumId w:val="104"/>
  </w:num>
  <w:num w:numId="88" w16cid:durableId="386295833">
    <w:abstractNumId w:val="44"/>
  </w:num>
  <w:num w:numId="89" w16cid:durableId="1361125965">
    <w:abstractNumId w:val="95"/>
  </w:num>
  <w:num w:numId="90" w16cid:durableId="370883705">
    <w:abstractNumId w:val="132"/>
  </w:num>
  <w:num w:numId="91" w16cid:durableId="565647134">
    <w:abstractNumId w:val="82"/>
  </w:num>
  <w:num w:numId="92" w16cid:durableId="204757785">
    <w:abstractNumId w:val="33"/>
  </w:num>
  <w:num w:numId="93" w16cid:durableId="344133395">
    <w:abstractNumId w:val="12"/>
  </w:num>
  <w:num w:numId="94" w16cid:durableId="246185271">
    <w:abstractNumId w:val="97"/>
  </w:num>
  <w:num w:numId="95" w16cid:durableId="2032486406">
    <w:abstractNumId w:val="47"/>
  </w:num>
  <w:num w:numId="96" w16cid:durableId="1522936414">
    <w:abstractNumId w:val="119"/>
  </w:num>
  <w:num w:numId="97" w16cid:durableId="5523981">
    <w:abstractNumId w:val="126"/>
  </w:num>
  <w:num w:numId="98" w16cid:durableId="333339844">
    <w:abstractNumId w:val="28"/>
  </w:num>
  <w:num w:numId="99" w16cid:durableId="37583955">
    <w:abstractNumId w:val="31"/>
  </w:num>
  <w:num w:numId="100" w16cid:durableId="1317417241">
    <w:abstractNumId w:val="54"/>
  </w:num>
  <w:num w:numId="101" w16cid:durableId="1271664924">
    <w:abstractNumId w:val="8"/>
  </w:num>
  <w:num w:numId="102" w16cid:durableId="149831969">
    <w:abstractNumId w:val="46"/>
  </w:num>
  <w:num w:numId="103" w16cid:durableId="1176919389">
    <w:abstractNumId w:val="75"/>
  </w:num>
  <w:num w:numId="104" w16cid:durableId="2000427507">
    <w:abstractNumId w:val="69"/>
  </w:num>
  <w:num w:numId="105" w16cid:durableId="676158933">
    <w:abstractNumId w:val="78"/>
  </w:num>
  <w:num w:numId="106" w16cid:durableId="1996451540">
    <w:abstractNumId w:val="30"/>
  </w:num>
  <w:num w:numId="107" w16cid:durableId="207382786">
    <w:abstractNumId w:val="98"/>
  </w:num>
  <w:num w:numId="108" w16cid:durableId="974027953">
    <w:abstractNumId w:val="62"/>
  </w:num>
  <w:num w:numId="109" w16cid:durableId="1579172623">
    <w:abstractNumId w:val="93"/>
  </w:num>
  <w:num w:numId="110" w16cid:durableId="1643579124">
    <w:abstractNumId w:val="74"/>
  </w:num>
  <w:num w:numId="111" w16cid:durableId="2065636288">
    <w:abstractNumId w:val="122"/>
  </w:num>
  <w:num w:numId="112" w16cid:durableId="1394356650">
    <w:abstractNumId w:val="117"/>
  </w:num>
  <w:num w:numId="113" w16cid:durableId="2012172188">
    <w:abstractNumId w:val="85"/>
  </w:num>
  <w:num w:numId="114" w16cid:durableId="1744378106">
    <w:abstractNumId w:val="1"/>
  </w:num>
  <w:num w:numId="115" w16cid:durableId="1841002214">
    <w:abstractNumId w:val="112"/>
  </w:num>
  <w:num w:numId="116" w16cid:durableId="697508958">
    <w:abstractNumId w:val="35"/>
  </w:num>
  <w:num w:numId="117" w16cid:durableId="1416131234">
    <w:abstractNumId w:val="77"/>
  </w:num>
  <w:num w:numId="118" w16cid:durableId="192622659">
    <w:abstractNumId w:val="57"/>
  </w:num>
  <w:num w:numId="119" w16cid:durableId="622538063">
    <w:abstractNumId w:val="5"/>
  </w:num>
  <w:num w:numId="120" w16cid:durableId="1636133072">
    <w:abstractNumId w:val="65"/>
  </w:num>
  <w:num w:numId="121" w16cid:durableId="1282111914">
    <w:abstractNumId w:val="13"/>
  </w:num>
  <w:num w:numId="122" w16cid:durableId="1092581530">
    <w:abstractNumId w:val="20"/>
  </w:num>
  <w:num w:numId="123" w16cid:durableId="1941646568">
    <w:abstractNumId w:val="94"/>
  </w:num>
  <w:num w:numId="124" w16cid:durableId="53553863">
    <w:abstractNumId w:val="39"/>
  </w:num>
  <w:num w:numId="125" w16cid:durableId="1486238378">
    <w:abstractNumId w:val="131"/>
  </w:num>
  <w:num w:numId="126" w16cid:durableId="1519659518">
    <w:abstractNumId w:val="111"/>
  </w:num>
  <w:num w:numId="127" w16cid:durableId="926842360">
    <w:abstractNumId w:val="16"/>
  </w:num>
  <w:num w:numId="128" w16cid:durableId="1787041325">
    <w:abstractNumId w:val="141"/>
  </w:num>
  <w:num w:numId="129" w16cid:durableId="1639069533">
    <w:abstractNumId w:val="138"/>
  </w:num>
  <w:num w:numId="130" w16cid:durableId="892931118">
    <w:abstractNumId w:val="19"/>
  </w:num>
  <w:num w:numId="131" w16cid:durableId="1703557377">
    <w:abstractNumId w:val="10"/>
  </w:num>
  <w:num w:numId="132" w16cid:durableId="318703272">
    <w:abstractNumId w:val="81"/>
  </w:num>
  <w:num w:numId="133" w16cid:durableId="121197316">
    <w:abstractNumId w:val="17"/>
  </w:num>
  <w:num w:numId="134" w16cid:durableId="49963824">
    <w:abstractNumId w:val="118"/>
  </w:num>
  <w:num w:numId="135" w16cid:durableId="114910596">
    <w:abstractNumId w:val="41"/>
  </w:num>
  <w:num w:numId="136" w16cid:durableId="1430350535">
    <w:abstractNumId w:val="22"/>
  </w:num>
  <w:num w:numId="137" w16cid:durableId="606933185">
    <w:abstractNumId w:val="136"/>
  </w:num>
  <w:num w:numId="138" w16cid:durableId="1903640148">
    <w:abstractNumId w:val="128"/>
  </w:num>
  <w:num w:numId="139" w16cid:durableId="1855538713">
    <w:abstractNumId w:val="127"/>
  </w:num>
  <w:num w:numId="140" w16cid:durableId="1902255264">
    <w:abstractNumId w:val="79"/>
  </w:num>
  <w:num w:numId="141" w16cid:durableId="1736395810">
    <w:abstractNumId w:val="147"/>
  </w:num>
  <w:num w:numId="142" w16cid:durableId="28844916">
    <w:abstractNumId w:val="133"/>
  </w:num>
  <w:num w:numId="143" w16cid:durableId="597099305">
    <w:abstractNumId w:val="34"/>
  </w:num>
  <w:num w:numId="144" w16cid:durableId="2041971587">
    <w:abstractNumId w:val="38"/>
  </w:num>
  <w:num w:numId="145" w16cid:durableId="1943417626">
    <w:abstractNumId w:val="72"/>
  </w:num>
  <w:num w:numId="146" w16cid:durableId="840779866">
    <w:abstractNumId w:val="139"/>
  </w:num>
  <w:num w:numId="147" w16cid:durableId="1442609840">
    <w:abstractNumId w:val="109"/>
  </w:num>
  <w:num w:numId="148" w16cid:durableId="361982351">
    <w:abstractNumId w:val="101"/>
  </w:num>
  <w:num w:numId="149" w16cid:durableId="1885092986">
    <w:abstractNumId w:val="45"/>
  </w:num>
  <w:numIdMacAtCleanup w:val="1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NNEDY, Kelly, VBAVACO">
    <w15:presenceInfo w15:providerId="None" w15:userId="KENNEDY, Kelly, VBAVACO"/>
  </w15:person>
  <w15:person w15:author="Mazar, Leah B. (she/her/hers)">
    <w15:presenceInfo w15:providerId="AD" w15:userId="S::Leah.Mazar@va.gov::01c3755b-0d5a-4268-84f0-71a299123f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emp1Var" w:val="Traditional"/>
    <w:docVar w:name="FontSet" w:val="imistyles.xml"/>
  </w:docVars>
  <w:rsids>
    <w:rsidRoot w:val="00FF26A6"/>
    <w:rsid w:val="00002A1E"/>
    <w:rsid w:val="00014A89"/>
    <w:rsid w:val="000252C6"/>
    <w:rsid w:val="000256FB"/>
    <w:rsid w:val="00093228"/>
    <w:rsid w:val="000A1A8A"/>
    <w:rsid w:val="000A7776"/>
    <w:rsid w:val="000E320F"/>
    <w:rsid w:val="00100433"/>
    <w:rsid w:val="0010215F"/>
    <w:rsid w:val="00106EEF"/>
    <w:rsid w:val="00120103"/>
    <w:rsid w:val="00123973"/>
    <w:rsid w:val="001253ED"/>
    <w:rsid w:val="00140372"/>
    <w:rsid w:val="00186D46"/>
    <w:rsid w:val="001B3F58"/>
    <w:rsid w:val="001C3AE3"/>
    <w:rsid w:val="001C3EB5"/>
    <w:rsid w:val="002041BE"/>
    <w:rsid w:val="00205C50"/>
    <w:rsid w:val="002220F1"/>
    <w:rsid w:val="00237C22"/>
    <w:rsid w:val="00240624"/>
    <w:rsid w:val="00264204"/>
    <w:rsid w:val="00271962"/>
    <w:rsid w:val="0027298D"/>
    <w:rsid w:val="002A1D3E"/>
    <w:rsid w:val="002B7A7E"/>
    <w:rsid w:val="002D1A60"/>
    <w:rsid w:val="002F5B21"/>
    <w:rsid w:val="002F7397"/>
    <w:rsid w:val="00332B80"/>
    <w:rsid w:val="00341981"/>
    <w:rsid w:val="00366D36"/>
    <w:rsid w:val="00386999"/>
    <w:rsid w:val="003B2927"/>
    <w:rsid w:val="003C2061"/>
    <w:rsid w:val="003D47AF"/>
    <w:rsid w:val="003E2CA2"/>
    <w:rsid w:val="003F3021"/>
    <w:rsid w:val="003F6048"/>
    <w:rsid w:val="003F672A"/>
    <w:rsid w:val="00400D81"/>
    <w:rsid w:val="00401EAD"/>
    <w:rsid w:val="0040351B"/>
    <w:rsid w:val="0041026E"/>
    <w:rsid w:val="00421403"/>
    <w:rsid w:val="00422836"/>
    <w:rsid w:val="00435BA5"/>
    <w:rsid w:val="00437647"/>
    <w:rsid w:val="00450FD6"/>
    <w:rsid w:val="00455EF7"/>
    <w:rsid w:val="004562CC"/>
    <w:rsid w:val="00471ECA"/>
    <w:rsid w:val="00482FA3"/>
    <w:rsid w:val="0048559D"/>
    <w:rsid w:val="00494175"/>
    <w:rsid w:val="004A0832"/>
    <w:rsid w:val="004E3AF3"/>
    <w:rsid w:val="004F375E"/>
    <w:rsid w:val="00504F80"/>
    <w:rsid w:val="00506485"/>
    <w:rsid w:val="00513DA7"/>
    <w:rsid w:val="00516C82"/>
    <w:rsid w:val="005238CB"/>
    <w:rsid w:val="00526F0E"/>
    <w:rsid w:val="0055453E"/>
    <w:rsid w:val="00594258"/>
    <w:rsid w:val="005B6EE6"/>
    <w:rsid w:val="005C2AD9"/>
    <w:rsid w:val="005D7734"/>
    <w:rsid w:val="005E4363"/>
    <w:rsid w:val="00600DC7"/>
    <w:rsid w:val="0060514F"/>
    <w:rsid w:val="0062068D"/>
    <w:rsid w:val="00627440"/>
    <w:rsid w:val="006317AA"/>
    <w:rsid w:val="006473C3"/>
    <w:rsid w:val="006708D7"/>
    <w:rsid w:val="00670D3E"/>
    <w:rsid w:val="00673296"/>
    <w:rsid w:val="006837E0"/>
    <w:rsid w:val="006B7262"/>
    <w:rsid w:val="006C3E5F"/>
    <w:rsid w:val="006C48FF"/>
    <w:rsid w:val="006C6C54"/>
    <w:rsid w:val="006D10E5"/>
    <w:rsid w:val="006D52FE"/>
    <w:rsid w:val="006E5CBA"/>
    <w:rsid w:val="006F6D37"/>
    <w:rsid w:val="00724248"/>
    <w:rsid w:val="00732186"/>
    <w:rsid w:val="00737049"/>
    <w:rsid w:val="00782F15"/>
    <w:rsid w:val="007A0C5F"/>
    <w:rsid w:val="007B3D06"/>
    <w:rsid w:val="007D536C"/>
    <w:rsid w:val="007D5B97"/>
    <w:rsid w:val="007E4702"/>
    <w:rsid w:val="007E5515"/>
    <w:rsid w:val="0080590C"/>
    <w:rsid w:val="008144E7"/>
    <w:rsid w:val="00822A16"/>
    <w:rsid w:val="0086475B"/>
    <w:rsid w:val="00875AFA"/>
    <w:rsid w:val="0088609E"/>
    <w:rsid w:val="008B4CB5"/>
    <w:rsid w:val="008C63C2"/>
    <w:rsid w:val="008C723F"/>
    <w:rsid w:val="008D12C3"/>
    <w:rsid w:val="008D458B"/>
    <w:rsid w:val="008E22CF"/>
    <w:rsid w:val="008E5824"/>
    <w:rsid w:val="008E589A"/>
    <w:rsid w:val="008F14EA"/>
    <w:rsid w:val="008F1D5B"/>
    <w:rsid w:val="00916AE6"/>
    <w:rsid w:val="00933BDB"/>
    <w:rsid w:val="00945950"/>
    <w:rsid w:val="00955B64"/>
    <w:rsid w:val="009769CD"/>
    <w:rsid w:val="00997D98"/>
    <w:rsid w:val="009C22C8"/>
    <w:rsid w:val="009C4160"/>
    <w:rsid w:val="009C6B2E"/>
    <w:rsid w:val="009D43C2"/>
    <w:rsid w:val="009E5F2A"/>
    <w:rsid w:val="009E6E1A"/>
    <w:rsid w:val="00A2703B"/>
    <w:rsid w:val="00A315CB"/>
    <w:rsid w:val="00A3579D"/>
    <w:rsid w:val="00A55356"/>
    <w:rsid w:val="00A557BB"/>
    <w:rsid w:val="00A8520D"/>
    <w:rsid w:val="00AA0D99"/>
    <w:rsid w:val="00AC2993"/>
    <w:rsid w:val="00AC43CF"/>
    <w:rsid w:val="00AD0EDC"/>
    <w:rsid w:val="00AE64CB"/>
    <w:rsid w:val="00AF2CD6"/>
    <w:rsid w:val="00B0548B"/>
    <w:rsid w:val="00B30D2F"/>
    <w:rsid w:val="00B50AD7"/>
    <w:rsid w:val="00B64F2F"/>
    <w:rsid w:val="00B858F9"/>
    <w:rsid w:val="00B93A3C"/>
    <w:rsid w:val="00B96287"/>
    <w:rsid w:val="00BA764E"/>
    <w:rsid w:val="00BB3345"/>
    <w:rsid w:val="00BB7DE1"/>
    <w:rsid w:val="00BC4A0D"/>
    <w:rsid w:val="00BF7FE3"/>
    <w:rsid w:val="00C0404B"/>
    <w:rsid w:val="00C24D50"/>
    <w:rsid w:val="00C273AD"/>
    <w:rsid w:val="00C572EB"/>
    <w:rsid w:val="00C641AB"/>
    <w:rsid w:val="00C65AE1"/>
    <w:rsid w:val="00C765C7"/>
    <w:rsid w:val="00CD2D08"/>
    <w:rsid w:val="00D33A6E"/>
    <w:rsid w:val="00D36508"/>
    <w:rsid w:val="00D57B91"/>
    <w:rsid w:val="00D61497"/>
    <w:rsid w:val="00D77146"/>
    <w:rsid w:val="00D823AF"/>
    <w:rsid w:val="00D87741"/>
    <w:rsid w:val="00D9207B"/>
    <w:rsid w:val="00DA11C2"/>
    <w:rsid w:val="00DB074F"/>
    <w:rsid w:val="00DB2902"/>
    <w:rsid w:val="00DB743E"/>
    <w:rsid w:val="00DD22A9"/>
    <w:rsid w:val="00DE0E35"/>
    <w:rsid w:val="00DF44AC"/>
    <w:rsid w:val="00E2529E"/>
    <w:rsid w:val="00E36906"/>
    <w:rsid w:val="00E648E9"/>
    <w:rsid w:val="00E67135"/>
    <w:rsid w:val="00E77596"/>
    <w:rsid w:val="00E964FD"/>
    <w:rsid w:val="00ED4D5E"/>
    <w:rsid w:val="00ED71C8"/>
    <w:rsid w:val="00F006B2"/>
    <w:rsid w:val="00F43DFA"/>
    <w:rsid w:val="00F87670"/>
    <w:rsid w:val="00F87F72"/>
    <w:rsid w:val="00F90609"/>
    <w:rsid w:val="00FB6AD1"/>
    <w:rsid w:val="00FF26A6"/>
    <w:rsid w:val="04F5B32F"/>
    <w:rsid w:val="1D34B754"/>
    <w:rsid w:val="1D43308A"/>
    <w:rsid w:val="288C74FF"/>
    <w:rsid w:val="2A0A2BAA"/>
    <w:rsid w:val="2C396F7A"/>
    <w:rsid w:val="32778FAB"/>
    <w:rsid w:val="3CA6D42D"/>
    <w:rsid w:val="3E946F5C"/>
    <w:rsid w:val="40EB603F"/>
    <w:rsid w:val="42C6C24E"/>
    <w:rsid w:val="42F73135"/>
    <w:rsid w:val="43073959"/>
    <w:rsid w:val="477B8695"/>
    <w:rsid w:val="493884B1"/>
    <w:rsid w:val="4A9ABC4D"/>
    <w:rsid w:val="57D8D43A"/>
    <w:rsid w:val="592FC30E"/>
    <w:rsid w:val="63383F5D"/>
    <w:rsid w:val="6DF471C0"/>
    <w:rsid w:val="72880358"/>
    <w:rsid w:val="7769B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522D99D7"/>
  <w15:docId w15:val="{4F3106B1-FF86-4E49-BACD-A2179AD2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4EA"/>
    <w:rPr>
      <w:rFonts w:eastAsia="Times New Roman"/>
      <w:color w:val="000000"/>
      <w:sz w:val="24"/>
      <w:szCs w:val="24"/>
    </w:rPr>
  </w:style>
  <w:style w:type="paragraph" w:styleId="Heading1">
    <w:name w:val="heading 1"/>
    <w:aliases w:val="Part Title"/>
    <w:basedOn w:val="Normal"/>
    <w:next w:val="Heading4"/>
    <w:link w:val="Heading1Char"/>
    <w:qFormat/>
    <w:rsid w:val="008F14EA"/>
    <w:pPr>
      <w:spacing w:after="240"/>
      <w:jc w:val="center"/>
      <w:outlineLvl w:val="0"/>
    </w:pPr>
    <w:rPr>
      <w:rFonts w:ascii="Arial" w:hAnsi="Arial" w:cs="Arial"/>
      <w:b/>
      <w:sz w:val="32"/>
      <w:szCs w:val="20"/>
    </w:rPr>
  </w:style>
  <w:style w:type="paragraph" w:styleId="Heading2">
    <w:name w:val="heading 2"/>
    <w:aliases w:val="Chapter Title"/>
    <w:basedOn w:val="Normal"/>
    <w:next w:val="Heading4"/>
    <w:link w:val="Heading2Char"/>
    <w:qFormat/>
    <w:rsid w:val="008F14EA"/>
    <w:pPr>
      <w:spacing w:after="240"/>
      <w:jc w:val="center"/>
      <w:outlineLvl w:val="1"/>
    </w:pPr>
    <w:rPr>
      <w:rFonts w:ascii="Arial" w:hAnsi="Arial" w:cs="Arial"/>
      <w:b/>
      <w:sz w:val="32"/>
      <w:szCs w:val="20"/>
    </w:rPr>
  </w:style>
  <w:style w:type="paragraph" w:styleId="Heading3">
    <w:name w:val="heading 3"/>
    <w:aliases w:val="Section Title,Section"/>
    <w:basedOn w:val="Normal"/>
    <w:next w:val="Heading4"/>
    <w:link w:val="Heading3Char"/>
    <w:qFormat/>
    <w:rsid w:val="008F14EA"/>
    <w:pPr>
      <w:spacing w:after="240"/>
      <w:jc w:val="center"/>
      <w:outlineLvl w:val="2"/>
    </w:pPr>
    <w:rPr>
      <w:rFonts w:ascii="Arial" w:hAnsi="Arial" w:cs="Arial"/>
      <w:b/>
      <w:sz w:val="32"/>
      <w:szCs w:val="20"/>
    </w:rPr>
  </w:style>
  <w:style w:type="paragraph" w:styleId="Heading4">
    <w:name w:val="heading 4"/>
    <w:aliases w:val="Map Title"/>
    <w:basedOn w:val="Normal"/>
    <w:next w:val="Normal"/>
    <w:link w:val="Heading4Char"/>
    <w:qFormat/>
    <w:rsid w:val="008F14EA"/>
    <w:pPr>
      <w:spacing w:after="240"/>
      <w:outlineLvl w:val="3"/>
    </w:pPr>
    <w:rPr>
      <w:rFonts w:ascii="Arial" w:hAnsi="Arial" w:cs="Arial"/>
      <w:b/>
      <w:sz w:val="32"/>
      <w:szCs w:val="20"/>
    </w:rPr>
  </w:style>
  <w:style w:type="paragraph" w:styleId="Heading5">
    <w:name w:val="heading 5"/>
    <w:aliases w:val="Block Label"/>
    <w:basedOn w:val="Normal"/>
    <w:link w:val="Heading5Char"/>
    <w:qFormat/>
    <w:rsid w:val="008F14EA"/>
    <w:pPr>
      <w:outlineLvl w:val="4"/>
    </w:pPr>
    <w:rPr>
      <w:b/>
      <w:sz w:val="22"/>
      <w:szCs w:val="20"/>
    </w:rPr>
  </w:style>
  <w:style w:type="paragraph" w:styleId="Heading6">
    <w:name w:val="heading 6"/>
    <w:aliases w:val="Sub Label"/>
    <w:basedOn w:val="Heading5"/>
    <w:next w:val="BlockText"/>
    <w:link w:val="Heading6Char"/>
    <w:qFormat/>
    <w:rsid w:val="008F14EA"/>
    <w:pPr>
      <w:spacing w:before="240" w:after="60"/>
      <w:outlineLvl w:val="5"/>
    </w:pPr>
    <w:rPr>
      <w:i/>
    </w:rPr>
  </w:style>
  <w:style w:type="paragraph" w:styleId="Heading7">
    <w:name w:val="heading 7"/>
    <w:basedOn w:val="Normal"/>
    <w:next w:val="Normal"/>
    <w:link w:val="Heading7Char"/>
    <w:qFormat/>
    <w:rsid w:val="00670D3E"/>
    <w:pPr>
      <w:spacing w:before="240" w:after="60"/>
      <w:outlineLvl w:val="6"/>
    </w:pPr>
    <w:rPr>
      <w:rFonts w:ascii="Arial" w:hAnsi="Arial"/>
    </w:rPr>
  </w:style>
  <w:style w:type="paragraph" w:styleId="Heading8">
    <w:name w:val="heading 8"/>
    <w:basedOn w:val="Normal"/>
    <w:next w:val="Normal"/>
    <w:link w:val="Heading8Char"/>
    <w:qFormat/>
    <w:rsid w:val="00670D3E"/>
    <w:pPr>
      <w:spacing w:before="240" w:after="60"/>
      <w:outlineLvl w:val="7"/>
    </w:pPr>
    <w:rPr>
      <w:rFonts w:ascii="Arial" w:hAnsi="Arial"/>
      <w:i/>
    </w:rPr>
  </w:style>
  <w:style w:type="paragraph" w:styleId="Heading9">
    <w:name w:val="heading 9"/>
    <w:basedOn w:val="Normal"/>
    <w:next w:val="Normal"/>
    <w:link w:val="Heading9Char"/>
    <w:qFormat/>
    <w:rsid w:val="00670D3E"/>
    <w:p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Map Title Char"/>
    <w:link w:val="Heading4"/>
    <w:rsid w:val="00504F80"/>
    <w:rPr>
      <w:rFonts w:ascii="Arial" w:eastAsia="Times New Roman" w:hAnsi="Arial" w:cs="Arial"/>
      <w:b/>
      <w:color w:val="000000"/>
      <w:sz w:val="32"/>
    </w:rPr>
  </w:style>
  <w:style w:type="character" w:customStyle="1" w:styleId="Heading5Char">
    <w:name w:val="Heading 5 Char"/>
    <w:aliases w:val="Block Label Char"/>
    <w:link w:val="Heading5"/>
    <w:rsid w:val="00504F80"/>
    <w:rPr>
      <w:rFonts w:eastAsia="Times New Roman"/>
      <w:b/>
      <w:color w:val="000000"/>
      <w:sz w:val="22"/>
    </w:rPr>
  </w:style>
  <w:style w:type="paragraph" w:customStyle="1" w:styleId="BlockLine">
    <w:name w:val="Block Line"/>
    <w:basedOn w:val="Normal"/>
    <w:next w:val="Normal"/>
    <w:rsid w:val="008F14EA"/>
    <w:pPr>
      <w:pBdr>
        <w:top w:val="single" w:sz="6" w:space="1" w:color="000000"/>
        <w:between w:val="single" w:sz="6" w:space="1" w:color="auto"/>
      </w:pBdr>
      <w:spacing w:before="240"/>
      <w:ind w:left="1728"/>
    </w:pPr>
    <w:rPr>
      <w:szCs w:val="20"/>
    </w:rPr>
  </w:style>
  <w:style w:type="paragraph" w:styleId="BlockText">
    <w:name w:val="Block Text"/>
    <w:basedOn w:val="Normal"/>
    <w:uiPriority w:val="99"/>
    <w:rsid w:val="008F14EA"/>
  </w:style>
  <w:style w:type="paragraph" w:customStyle="1" w:styleId="BulletText1">
    <w:name w:val="Bullet Text 1"/>
    <w:basedOn w:val="Normal"/>
    <w:uiPriority w:val="99"/>
    <w:qFormat/>
    <w:rsid w:val="008F14EA"/>
    <w:pPr>
      <w:numPr>
        <w:numId w:val="1"/>
      </w:numPr>
    </w:pPr>
    <w:rPr>
      <w:szCs w:val="20"/>
    </w:rPr>
  </w:style>
  <w:style w:type="paragraph" w:customStyle="1" w:styleId="ContinuedOnNextPa">
    <w:name w:val="Continued On Next Pa"/>
    <w:basedOn w:val="Normal"/>
    <w:next w:val="Normal"/>
    <w:rsid w:val="008F14EA"/>
    <w:pPr>
      <w:pBdr>
        <w:top w:val="single" w:sz="6" w:space="1" w:color="000000"/>
        <w:between w:val="single" w:sz="6" w:space="1" w:color="auto"/>
      </w:pBdr>
      <w:spacing w:before="240"/>
      <w:ind w:left="1728"/>
      <w:jc w:val="right"/>
    </w:pPr>
    <w:rPr>
      <w:i/>
      <w:sz w:val="20"/>
      <w:szCs w:val="20"/>
    </w:rPr>
  </w:style>
  <w:style w:type="paragraph" w:customStyle="1" w:styleId="TableText">
    <w:name w:val="Table Text"/>
    <w:basedOn w:val="Normal"/>
    <w:qFormat/>
    <w:rsid w:val="008F14EA"/>
    <w:rPr>
      <w:szCs w:val="20"/>
    </w:rPr>
  </w:style>
  <w:style w:type="paragraph" w:customStyle="1" w:styleId="TableHeaderText">
    <w:name w:val="Table Header Text"/>
    <w:basedOn w:val="Normal"/>
    <w:uiPriority w:val="99"/>
    <w:rsid w:val="008F14EA"/>
    <w:pPr>
      <w:jc w:val="center"/>
    </w:pPr>
    <w:rPr>
      <w:b/>
      <w:szCs w:val="20"/>
    </w:rPr>
  </w:style>
  <w:style w:type="paragraph" w:customStyle="1" w:styleId="MapTitleContinued">
    <w:name w:val="Map Title. Continued"/>
    <w:basedOn w:val="Normal"/>
    <w:next w:val="Normal"/>
    <w:rsid w:val="008F14EA"/>
    <w:pPr>
      <w:spacing w:after="240"/>
    </w:pPr>
    <w:rPr>
      <w:rFonts w:ascii="Arial" w:hAnsi="Arial" w:cs="Arial"/>
      <w:b/>
      <w:sz w:val="32"/>
      <w:szCs w:val="20"/>
    </w:rPr>
  </w:style>
  <w:style w:type="paragraph" w:customStyle="1" w:styleId="BulletText2">
    <w:name w:val="Bullet Text 2"/>
    <w:basedOn w:val="Normal"/>
    <w:rsid w:val="008F14EA"/>
    <w:pPr>
      <w:numPr>
        <w:numId w:val="2"/>
      </w:numPr>
    </w:pPr>
    <w:rPr>
      <w:szCs w:val="20"/>
    </w:rPr>
  </w:style>
  <w:style w:type="character" w:styleId="Hyperlink">
    <w:name w:val="Hyperlink"/>
    <w:uiPriority w:val="99"/>
    <w:rsid w:val="008F14EA"/>
    <w:rPr>
      <w:color w:val="0000FF"/>
      <w:u w:val="single"/>
    </w:rPr>
  </w:style>
  <w:style w:type="paragraph" w:customStyle="1" w:styleId="ContinuedTableLabe">
    <w:name w:val="Continued Table Labe"/>
    <w:basedOn w:val="Normal"/>
    <w:next w:val="Normal"/>
    <w:rsid w:val="008F14EA"/>
    <w:pPr>
      <w:spacing w:after="240"/>
    </w:pPr>
    <w:rPr>
      <w:b/>
      <w:sz w:val="22"/>
      <w:szCs w:val="20"/>
    </w:rPr>
  </w:style>
  <w:style w:type="paragraph" w:customStyle="1" w:styleId="MemoLine">
    <w:name w:val="Memo Line"/>
    <w:basedOn w:val="BlockLine"/>
    <w:next w:val="Normal"/>
    <w:rsid w:val="008F14EA"/>
  </w:style>
  <w:style w:type="paragraph" w:styleId="Footer">
    <w:name w:val="footer"/>
    <w:basedOn w:val="Normal"/>
    <w:link w:val="FooterChar"/>
    <w:rsid w:val="008F14EA"/>
    <w:pPr>
      <w:tabs>
        <w:tab w:val="center" w:pos="4680"/>
        <w:tab w:val="right" w:pos="9360"/>
      </w:tabs>
    </w:pPr>
    <w:rPr>
      <w:color w:val="auto"/>
      <w:lang w:val="x-none" w:eastAsia="x-none"/>
    </w:rPr>
  </w:style>
  <w:style w:type="character" w:customStyle="1" w:styleId="FooterChar">
    <w:name w:val="Footer Char"/>
    <w:link w:val="Footer"/>
    <w:rsid w:val="008F14EA"/>
    <w:rPr>
      <w:rFonts w:eastAsia="Times New Roman"/>
      <w:sz w:val="24"/>
      <w:szCs w:val="24"/>
      <w:lang w:val="x-none" w:eastAsia="x-none"/>
    </w:rPr>
  </w:style>
  <w:style w:type="character" w:styleId="PageNumber">
    <w:name w:val="page number"/>
    <w:basedOn w:val="DefaultParagraphFont"/>
    <w:rsid w:val="00504F80"/>
  </w:style>
  <w:style w:type="character" w:styleId="CommentReference">
    <w:name w:val="annotation reference"/>
    <w:uiPriority w:val="99"/>
    <w:unhideWhenUsed/>
    <w:rsid w:val="00B96287"/>
    <w:rPr>
      <w:sz w:val="16"/>
      <w:szCs w:val="16"/>
    </w:rPr>
  </w:style>
  <w:style w:type="paragraph" w:styleId="CommentText">
    <w:name w:val="annotation text"/>
    <w:basedOn w:val="Normal"/>
    <w:link w:val="CommentTextChar"/>
    <w:uiPriority w:val="99"/>
    <w:unhideWhenUsed/>
    <w:rsid w:val="00B96287"/>
    <w:rPr>
      <w:sz w:val="20"/>
      <w:szCs w:val="20"/>
    </w:rPr>
  </w:style>
  <w:style w:type="character" w:customStyle="1" w:styleId="CommentTextChar">
    <w:name w:val="Comment Text Char"/>
    <w:link w:val="CommentText"/>
    <w:uiPriority w:val="99"/>
    <w:rsid w:val="00B96287"/>
    <w:rPr>
      <w:rFonts w:eastAsia="Times New Roman"/>
      <w:color w:val="000000"/>
    </w:rPr>
  </w:style>
  <w:style w:type="paragraph" w:styleId="CommentSubject">
    <w:name w:val="annotation subject"/>
    <w:basedOn w:val="CommentText"/>
    <w:next w:val="CommentText"/>
    <w:link w:val="CommentSubjectChar"/>
    <w:unhideWhenUsed/>
    <w:rsid w:val="00B96287"/>
    <w:rPr>
      <w:b/>
      <w:bCs/>
    </w:rPr>
  </w:style>
  <w:style w:type="character" w:customStyle="1" w:styleId="CommentSubjectChar">
    <w:name w:val="Comment Subject Char"/>
    <w:link w:val="CommentSubject"/>
    <w:rsid w:val="00B96287"/>
    <w:rPr>
      <w:rFonts w:eastAsia="Times New Roman"/>
      <w:b/>
      <w:bCs/>
      <w:color w:val="000000"/>
    </w:rPr>
  </w:style>
  <w:style w:type="paragraph" w:styleId="BalloonText">
    <w:name w:val="Balloon Text"/>
    <w:basedOn w:val="Normal"/>
    <w:link w:val="BalloonTextChar"/>
    <w:rsid w:val="008F14EA"/>
    <w:rPr>
      <w:rFonts w:ascii="Tahoma" w:hAnsi="Tahoma" w:cs="Tahoma"/>
      <w:sz w:val="16"/>
      <w:szCs w:val="16"/>
    </w:rPr>
  </w:style>
  <w:style w:type="character" w:customStyle="1" w:styleId="BalloonTextChar">
    <w:name w:val="Balloon Text Char"/>
    <w:link w:val="BalloonText"/>
    <w:rsid w:val="00B96287"/>
    <w:rPr>
      <w:rFonts w:ascii="Tahoma" w:eastAsia="Times New Roman" w:hAnsi="Tahoma" w:cs="Tahoma"/>
      <w:color w:val="000000"/>
      <w:sz w:val="16"/>
      <w:szCs w:val="16"/>
    </w:rPr>
  </w:style>
  <w:style w:type="character" w:customStyle="1" w:styleId="Heading1Char">
    <w:name w:val="Heading 1 Char"/>
    <w:aliases w:val="Part Title Char"/>
    <w:link w:val="Heading1"/>
    <w:rsid w:val="00C24D50"/>
    <w:rPr>
      <w:rFonts w:ascii="Arial" w:eastAsia="Times New Roman" w:hAnsi="Arial" w:cs="Arial"/>
      <w:b/>
      <w:color w:val="000000"/>
      <w:sz w:val="32"/>
    </w:rPr>
  </w:style>
  <w:style w:type="character" w:customStyle="1" w:styleId="Heading2Char">
    <w:name w:val="Heading 2 Char"/>
    <w:aliases w:val="Chapter Title Char"/>
    <w:link w:val="Heading2"/>
    <w:rsid w:val="00C24D50"/>
    <w:rPr>
      <w:rFonts w:ascii="Arial" w:eastAsia="Times New Roman" w:hAnsi="Arial" w:cs="Arial"/>
      <w:b/>
      <w:color w:val="000000"/>
      <w:sz w:val="32"/>
    </w:rPr>
  </w:style>
  <w:style w:type="character" w:customStyle="1" w:styleId="Heading3Char">
    <w:name w:val="Heading 3 Char"/>
    <w:aliases w:val="Section Title Char"/>
    <w:link w:val="Heading3"/>
    <w:rsid w:val="00C24D50"/>
    <w:rPr>
      <w:rFonts w:ascii="Arial" w:eastAsia="Times New Roman" w:hAnsi="Arial" w:cs="Arial"/>
      <w:b/>
      <w:color w:val="000000"/>
      <w:sz w:val="32"/>
    </w:rPr>
  </w:style>
  <w:style w:type="character" w:customStyle="1" w:styleId="Heading6Char">
    <w:name w:val="Heading 6 Char"/>
    <w:aliases w:val="Sub Label Char"/>
    <w:link w:val="Heading6"/>
    <w:rsid w:val="00C24D50"/>
    <w:rPr>
      <w:rFonts w:eastAsia="Times New Roman"/>
      <w:b/>
      <w:i/>
      <w:color w:val="000000"/>
      <w:sz w:val="22"/>
    </w:rPr>
  </w:style>
  <w:style w:type="paragraph" w:customStyle="1" w:styleId="BulletText3">
    <w:name w:val="Bullet Text 3"/>
    <w:basedOn w:val="Normal"/>
    <w:rsid w:val="008F14EA"/>
    <w:pPr>
      <w:numPr>
        <w:numId w:val="3"/>
      </w:numPr>
      <w:tabs>
        <w:tab w:val="clear" w:pos="173"/>
      </w:tabs>
      <w:ind w:left="533" w:hanging="173"/>
    </w:pPr>
    <w:rPr>
      <w:szCs w:val="20"/>
    </w:rPr>
  </w:style>
  <w:style w:type="paragraph" w:customStyle="1" w:styleId="ContinuedBlockLabel">
    <w:name w:val="Continued Block Label"/>
    <w:basedOn w:val="Normal"/>
    <w:next w:val="Normal"/>
    <w:rsid w:val="008F14EA"/>
    <w:pPr>
      <w:spacing w:after="240"/>
    </w:pPr>
    <w:rPr>
      <w:b/>
      <w:sz w:val="22"/>
      <w:szCs w:val="20"/>
    </w:rPr>
  </w:style>
  <w:style w:type="paragraph" w:customStyle="1" w:styleId="EmbeddedText">
    <w:name w:val="Embedded Text"/>
    <w:basedOn w:val="Normal"/>
    <w:rsid w:val="008F14EA"/>
    <w:rPr>
      <w:szCs w:val="20"/>
    </w:rPr>
  </w:style>
  <w:style w:type="character" w:styleId="HTMLAcronym">
    <w:name w:val="HTML Acronym"/>
    <w:basedOn w:val="DefaultParagraphFont"/>
    <w:rsid w:val="008F14EA"/>
  </w:style>
  <w:style w:type="paragraph" w:customStyle="1" w:styleId="IMTOC">
    <w:name w:val="IMTOC"/>
    <w:rsid w:val="008F14EA"/>
    <w:rPr>
      <w:rFonts w:eastAsia="Times New Roman"/>
      <w:sz w:val="24"/>
    </w:rPr>
  </w:style>
  <w:style w:type="paragraph" w:customStyle="1" w:styleId="NoteText">
    <w:name w:val="Note Text"/>
    <w:basedOn w:val="Normal"/>
    <w:rsid w:val="008F14EA"/>
    <w:rPr>
      <w:szCs w:val="20"/>
    </w:rPr>
  </w:style>
  <w:style w:type="paragraph" w:customStyle="1" w:styleId="PublicationTitle">
    <w:name w:val="Publication Title"/>
    <w:basedOn w:val="Normal"/>
    <w:next w:val="Heading4"/>
    <w:rsid w:val="008F14EA"/>
    <w:pPr>
      <w:spacing w:after="240"/>
      <w:jc w:val="center"/>
    </w:pPr>
    <w:rPr>
      <w:rFonts w:ascii="Arial" w:hAnsi="Arial" w:cs="Arial"/>
      <w:b/>
      <w:sz w:val="32"/>
      <w:szCs w:val="20"/>
    </w:rPr>
  </w:style>
  <w:style w:type="table" w:styleId="TableGrid">
    <w:name w:val="Table Grid"/>
    <w:basedOn w:val="TableNormal"/>
    <w:uiPriority w:val="59"/>
    <w:rsid w:val="008F14EA"/>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Title">
    <w:name w:val="TOC Title"/>
    <w:basedOn w:val="Normal"/>
    <w:rsid w:val="008F14EA"/>
    <w:pPr>
      <w:widowControl w:val="0"/>
    </w:pPr>
    <w:rPr>
      <w:rFonts w:ascii="Arial" w:hAnsi="Arial" w:cs="Arial"/>
      <w:b/>
      <w:sz w:val="32"/>
      <w:szCs w:val="20"/>
    </w:rPr>
  </w:style>
  <w:style w:type="paragraph" w:customStyle="1" w:styleId="TOCItem">
    <w:name w:val="TOCItem"/>
    <w:basedOn w:val="Normal"/>
    <w:rsid w:val="008F14EA"/>
    <w:pPr>
      <w:tabs>
        <w:tab w:val="left" w:leader="dot" w:pos="7061"/>
        <w:tab w:val="right" w:pos="7524"/>
      </w:tabs>
      <w:spacing w:before="60" w:after="60"/>
      <w:ind w:right="465"/>
    </w:pPr>
    <w:rPr>
      <w:szCs w:val="20"/>
    </w:rPr>
  </w:style>
  <w:style w:type="paragraph" w:customStyle="1" w:styleId="TOCStem">
    <w:name w:val="TOCStem"/>
    <w:basedOn w:val="Normal"/>
    <w:rsid w:val="008F14EA"/>
    <w:rPr>
      <w:szCs w:val="20"/>
    </w:rPr>
  </w:style>
  <w:style w:type="paragraph" w:styleId="Header">
    <w:name w:val="header"/>
    <w:basedOn w:val="Normal"/>
    <w:link w:val="HeaderChar"/>
    <w:rsid w:val="008F14EA"/>
    <w:pPr>
      <w:tabs>
        <w:tab w:val="center" w:pos="4680"/>
        <w:tab w:val="right" w:pos="9360"/>
      </w:tabs>
    </w:pPr>
    <w:rPr>
      <w:color w:val="auto"/>
      <w:lang w:val="x-none" w:eastAsia="x-none"/>
    </w:rPr>
  </w:style>
  <w:style w:type="character" w:customStyle="1" w:styleId="HeaderChar">
    <w:name w:val="Header Char"/>
    <w:link w:val="Header"/>
    <w:rsid w:val="008F14EA"/>
    <w:rPr>
      <w:rFonts w:eastAsia="Times New Roman"/>
      <w:sz w:val="24"/>
      <w:szCs w:val="24"/>
      <w:lang w:val="x-none" w:eastAsia="x-none"/>
    </w:rPr>
  </w:style>
  <w:style w:type="character" w:styleId="FollowedHyperlink">
    <w:name w:val="FollowedHyperlink"/>
    <w:rsid w:val="008F14EA"/>
    <w:rPr>
      <w:color w:val="800080"/>
      <w:u w:val="single"/>
    </w:rPr>
  </w:style>
  <w:style w:type="paragraph" w:styleId="TOC3">
    <w:name w:val="toc 3"/>
    <w:basedOn w:val="Normal"/>
    <w:next w:val="Normal"/>
    <w:autoRedefine/>
    <w:uiPriority w:val="39"/>
    <w:rsid w:val="008F14EA"/>
    <w:pPr>
      <w:ind w:left="480"/>
    </w:pPr>
  </w:style>
  <w:style w:type="paragraph" w:styleId="TOC4">
    <w:name w:val="toc 4"/>
    <w:basedOn w:val="Normal"/>
    <w:next w:val="Normal"/>
    <w:autoRedefine/>
    <w:uiPriority w:val="39"/>
    <w:rsid w:val="008F14EA"/>
    <w:pPr>
      <w:ind w:left="720"/>
    </w:pPr>
  </w:style>
  <w:style w:type="paragraph" w:styleId="Revision">
    <w:name w:val="Revision"/>
    <w:hidden/>
    <w:uiPriority w:val="99"/>
    <w:semiHidden/>
    <w:rsid w:val="00C641AB"/>
    <w:rPr>
      <w:rFonts w:eastAsia="Times New Roman"/>
      <w:color w:val="000000"/>
      <w:sz w:val="24"/>
      <w:szCs w:val="24"/>
    </w:rPr>
  </w:style>
  <w:style w:type="character" w:customStyle="1" w:styleId="Heading7Char">
    <w:name w:val="Heading 7 Char"/>
    <w:basedOn w:val="DefaultParagraphFont"/>
    <w:link w:val="Heading7"/>
    <w:rsid w:val="00670D3E"/>
    <w:rPr>
      <w:rFonts w:ascii="Arial" w:eastAsia="Times New Roman" w:hAnsi="Arial"/>
      <w:color w:val="000000"/>
      <w:sz w:val="24"/>
      <w:szCs w:val="24"/>
    </w:rPr>
  </w:style>
  <w:style w:type="character" w:customStyle="1" w:styleId="Heading8Char">
    <w:name w:val="Heading 8 Char"/>
    <w:basedOn w:val="DefaultParagraphFont"/>
    <w:link w:val="Heading8"/>
    <w:rsid w:val="00670D3E"/>
    <w:rPr>
      <w:rFonts w:ascii="Arial" w:eastAsia="Times New Roman" w:hAnsi="Arial"/>
      <w:i/>
      <w:color w:val="000000"/>
      <w:sz w:val="24"/>
      <w:szCs w:val="24"/>
    </w:rPr>
  </w:style>
  <w:style w:type="character" w:customStyle="1" w:styleId="Heading9Char">
    <w:name w:val="Heading 9 Char"/>
    <w:basedOn w:val="DefaultParagraphFont"/>
    <w:link w:val="Heading9"/>
    <w:rsid w:val="00670D3E"/>
    <w:rPr>
      <w:rFonts w:ascii="Arial" w:eastAsia="Times New Roman" w:hAnsi="Arial"/>
      <w:b/>
      <w:i/>
      <w:color w:val="000000"/>
      <w:sz w:val="18"/>
      <w:szCs w:val="24"/>
    </w:rPr>
  </w:style>
  <w:style w:type="paragraph" w:styleId="MacroText">
    <w:name w:val="macro"/>
    <w:link w:val="MacroTextChar"/>
    <w:semiHidden/>
    <w:rsid w:val="00670D3E"/>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character" w:customStyle="1" w:styleId="MacroTextChar">
    <w:name w:val="Macro Text Char"/>
    <w:basedOn w:val="DefaultParagraphFont"/>
    <w:link w:val="MacroText"/>
    <w:semiHidden/>
    <w:rsid w:val="00670D3E"/>
    <w:rPr>
      <w:rFonts w:ascii="Courier New" w:eastAsia="Times New Roman" w:hAnsi="Courier New"/>
    </w:rPr>
  </w:style>
  <w:style w:type="paragraph" w:styleId="TOC1">
    <w:name w:val="toc 1"/>
    <w:basedOn w:val="Normal"/>
    <w:next w:val="Normal"/>
    <w:autoRedefine/>
    <w:semiHidden/>
    <w:rsid w:val="00670D3E"/>
    <w:pPr>
      <w:ind w:left="57"/>
    </w:pPr>
  </w:style>
  <w:style w:type="paragraph" w:styleId="TOC2">
    <w:name w:val="toc 2"/>
    <w:basedOn w:val="Normal"/>
    <w:next w:val="Normal"/>
    <w:autoRedefine/>
    <w:semiHidden/>
    <w:rsid w:val="00670D3E"/>
    <w:pPr>
      <w:ind w:left="240"/>
    </w:pPr>
  </w:style>
  <w:style w:type="paragraph" w:styleId="TOC5">
    <w:name w:val="toc 5"/>
    <w:basedOn w:val="Normal"/>
    <w:next w:val="Normal"/>
    <w:autoRedefine/>
    <w:semiHidden/>
    <w:rsid w:val="00670D3E"/>
    <w:pPr>
      <w:ind w:left="960"/>
    </w:pPr>
  </w:style>
  <w:style w:type="paragraph" w:styleId="TOC6">
    <w:name w:val="toc 6"/>
    <w:basedOn w:val="Normal"/>
    <w:next w:val="Normal"/>
    <w:autoRedefine/>
    <w:semiHidden/>
    <w:rsid w:val="00670D3E"/>
    <w:pPr>
      <w:ind w:left="1200"/>
    </w:pPr>
  </w:style>
  <w:style w:type="paragraph" w:styleId="TOC7">
    <w:name w:val="toc 7"/>
    <w:basedOn w:val="Normal"/>
    <w:next w:val="Normal"/>
    <w:autoRedefine/>
    <w:semiHidden/>
    <w:rsid w:val="00670D3E"/>
    <w:pPr>
      <w:ind w:left="1440"/>
    </w:pPr>
  </w:style>
  <w:style w:type="paragraph" w:styleId="TOC8">
    <w:name w:val="toc 8"/>
    <w:basedOn w:val="Normal"/>
    <w:next w:val="Normal"/>
    <w:autoRedefine/>
    <w:semiHidden/>
    <w:rsid w:val="00670D3E"/>
    <w:pPr>
      <w:ind w:left="1680"/>
    </w:pPr>
  </w:style>
  <w:style w:type="paragraph" w:styleId="TOC9">
    <w:name w:val="toc 9"/>
    <w:basedOn w:val="Normal"/>
    <w:next w:val="Normal"/>
    <w:autoRedefine/>
    <w:semiHidden/>
    <w:rsid w:val="00670D3E"/>
    <w:pPr>
      <w:ind w:left="1920"/>
    </w:pPr>
  </w:style>
  <w:style w:type="paragraph" w:styleId="Caption">
    <w:name w:val="caption"/>
    <w:basedOn w:val="Normal"/>
    <w:next w:val="Normal"/>
    <w:qFormat/>
    <w:rsid w:val="00670D3E"/>
    <w:pPr>
      <w:spacing w:before="120" w:after="120"/>
    </w:pPr>
    <w:rPr>
      <w:b/>
    </w:rPr>
  </w:style>
  <w:style w:type="character" w:customStyle="1" w:styleId="Continued">
    <w:name w:val="Continued"/>
    <w:basedOn w:val="DefaultParagraphFont"/>
    <w:rsid w:val="00670D3E"/>
    <w:rPr>
      <w:rFonts w:ascii="Arial" w:hAnsi="Arial"/>
      <w:sz w:val="24"/>
    </w:rPr>
  </w:style>
  <w:style w:type="character" w:customStyle="1" w:styleId="Jump">
    <w:name w:val="Jump"/>
    <w:basedOn w:val="DefaultParagraphFont"/>
    <w:rsid w:val="00670D3E"/>
    <w:rPr>
      <w:color w:val="FF0000"/>
    </w:rPr>
  </w:style>
  <w:style w:type="paragraph" w:styleId="ListParagraph">
    <w:name w:val="List Paragraph"/>
    <w:basedOn w:val="Normal"/>
    <w:uiPriority w:val="34"/>
    <w:qFormat/>
    <w:rsid w:val="00670D3E"/>
    <w:pPr>
      <w:ind w:left="720"/>
      <w:contextualSpacing/>
    </w:pPr>
  </w:style>
  <w:style w:type="character" w:customStyle="1" w:styleId="generatedpassword">
    <w:name w:val="generated_password"/>
    <w:basedOn w:val="DefaultParagraphFont"/>
    <w:rsid w:val="00670D3E"/>
  </w:style>
  <w:style w:type="character" w:styleId="UnresolvedMention">
    <w:name w:val="Unresolved Mention"/>
    <w:basedOn w:val="DefaultParagraphFont"/>
    <w:uiPriority w:val="99"/>
    <w:semiHidden/>
    <w:unhideWhenUsed/>
    <w:rsid w:val="00670D3E"/>
    <w:rPr>
      <w:color w:val="605E5C"/>
      <w:shd w:val="clear" w:color="auto" w:fill="E1DFDD"/>
    </w:rPr>
  </w:style>
  <w:style w:type="character" w:customStyle="1" w:styleId="ui-provider">
    <w:name w:val="ui-provider"/>
    <w:basedOn w:val="DefaultParagraphFont"/>
    <w:rsid w:val="00670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597809">
      <w:bodyDiv w:val="1"/>
      <w:marLeft w:val="0"/>
      <w:marRight w:val="0"/>
      <w:marTop w:val="0"/>
      <w:marBottom w:val="0"/>
      <w:divBdr>
        <w:top w:val="none" w:sz="0" w:space="0" w:color="auto"/>
        <w:left w:val="none" w:sz="0" w:space="0" w:color="auto"/>
        <w:bottom w:val="none" w:sz="0" w:space="0" w:color="auto"/>
        <w:right w:val="none" w:sz="0" w:space="0" w:color="auto"/>
      </w:divBdr>
    </w:div>
    <w:div w:id="159883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cfr.gov/cgi-bin/text-idx?SID=1ed96c53624228506f142c2886dbcd1f&amp;mc=true&amp;node=se38.1.3_1200&amp;rgn=div8" TargetMode="External"/><Relationship Id="rId18" Type="http://schemas.openxmlformats.org/officeDocument/2006/relationships/hyperlink" Target="https://www.ecfr.gov/current/title-38/section-4.85"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mailto:contractexam.vbavaco@va.gov" TargetMode="External"/><Relationship Id="rId7" Type="http://schemas.openxmlformats.org/officeDocument/2006/relationships/settings" Target="settings.xml"/><Relationship Id="rId12" Type="http://schemas.openxmlformats.org/officeDocument/2006/relationships/hyperlink" Target="https://www.ecfr.gov/current/title-38/section-3.901" TargetMode="External"/><Relationship Id="rId17" Type="http://schemas.openxmlformats.org/officeDocument/2006/relationships/hyperlink" Target="http://vbacoweba5.vba.va.gov/bl/21/DBQ/default.asp"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vbacoweba5.vba.va.gov/bl/21/DBQ/default.asp" TargetMode="External"/><Relationship Id="rId20" Type="http://schemas.openxmlformats.org/officeDocument/2006/relationships/hyperlink" Target="http://vbacoweba5.vba.va.gov/bl/21/DBQ/default.a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ww.dma.va.gov/factsheets.asp"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vbacoweba5.vba.va.gov/bl/21/DBQ/default.asp"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ecfr.gov/current/title-38/section-4.8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cfr.gov/cgi-bin/text-idx?SID=9ee5933e8a0c378d93b510a36d90be92&amp;mc=true&amp;node=se38.1.3_1304&amp;rgn=div8" TargetMode="External"/><Relationship Id="rId22" Type="http://schemas.openxmlformats.org/officeDocument/2006/relationships/hyperlink" Target="mailto:VAVBAWAS/CO/FOIA%20%3cFOIA.VBACO@va.gov%3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7763A339300947B034F307802C694A" ma:contentTypeVersion="14" ma:contentTypeDescription="Create a new document." ma:contentTypeScope="" ma:versionID="c48f979a89a21fd03fe4331f34e6a7d1">
  <xsd:schema xmlns:xsd="http://www.w3.org/2001/XMLSchema" xmlns:xs="http://www.w3.org/2001/XMLSchema" xmlns:p="http://schemas.microsoft.com/office/2006/metadata/properties" xmlns:ns2="296dd124-a2f3-42ea-b901-7e7f99660043" xmlns:ns3="c78ec092-a650-45a6-adf8-d85774389541" targetNamespace="http://schemas.microsoft.com/office/2006/metadata/properties" ma:root="true" ma:fieldsID="948cbb4cd0b68d18c40bdd5543645da6" ns2:_="" ns3:_="">
    <xsd:import namespace="296dd124-a2f3-42ea-b901-7e7f99660043"/>
    <xsd:import namespace="c78ec092-a650-45a6-adf8-d857743895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6dd124-a2f3-42ea-b901-7e7f99660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8ec092-a650-45a6-adf8-d857743895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56e66c7-fec1-4023-8edd-a240702c749c}" ma:internalName="TaxCatchAll" ma:showField="CatchAllData" ma:web="c78ec092-a650-45a6-adf8-d8577438954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6dd124-a2f3-42ea-b901-7e7f99660043">
      <Terms xmlns="http://schemas.microsoft.com/office/infopath/2007/PartnerControls"/>
    </lcf76f155ced4ddcb4097134ff3c332f>
    <TaxCatchAll xmlns="c78ec092-a650-45a6-adf8-d8577438954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F55FE2-175B-4D19-B4BB-51FFB039E27D}">
  <ds:schemaRefs>
    <ds:schemaRef ds:uri="http://schemas.microsoft.com/office/2006/metadata/longProperties"/>
  </ds:schemaRefs>
</ds:datastoreItem>
</file>

<file path=customXml/itemProps2.xml><?xml version="1.0" encoding="utf-8"?>
<ds:datastoreItem xmlns:ds="http://schemas.openxmlformats.org/officeDocument/2006/customXml" ds:itemID="{ED6CDADE-B3E3-4DFB-9DE5-2FC25693D15B}"/>
</file>

<file path=customXml/itemProps3.xml><?xml version="1.0" encoding="utf-8"?>
<ds:datastoreItem xmlns:ds="http://schemas.openxmlformats.org/officeDocument/2006/customXml" ds:itemID="{D0BB3262-7E72-4827-AF20-6F4868708AA5}">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1f511bd6-9b7e-4af6-8202-019cc4e4981d"/>
    <ds:schemaRef ds:uri="http://www.w3.org/XML/1998/namespace"/>
    <ds:schemaRef ds:uri="http://purl.org/dc/dcmitype/"/>
  </ds:schemaRefs>
</ds:datastoreItem>
</file>

<file path=customXml/itemProps4.xml><?xml version="1.0" encoding="utf-8"?>
<ds:datastoreItem xmlns:ds="http://schemas.openxmlformats.org/officeDocument/2006/customXml" ds:itemID="{27B0E5C3-A606-4E28-86F8-925CC17CA5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17</Pages>
  <Words>5051</Words>
  <Characters>28797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33781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KENNEDY, Kelly, VBAVACO</dc:creator>
  <cp:lastModifiedBy>Mazar, Leah B. (she/her/hers)</cp:lastModifiedBy>
  <cp:revision>5</cp:revision>
  <dcterms:created xsi:type="dcterms:W3CDTF">2024-01-10T16:20:00Z</dcterms:created>
  <dcterms:modified xsi:type="dcterms:W3CDTF">2024-02-07T15:59:00Z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0x0101005F45C7AD15483E408B04839371046347</vt:lpwstr>
  </property>
  <property fmtid="{D5CDD505-2E9C-101B-9397-08002B2CF9AE}" pid="4" name="Order">
    <vt:r8>400</vt:r8>
  </property>
  <property fmtid="{D5CDD505-2E9C-101B-9397-08002B2CF9AE}" pid="5" name="MSIP_Label_40f5b659-45e0-406d-ada9-08e0b284cfc4_Enabled">
    <vt:lpwstr>true</vt:lpwstr>
  </property>
  <property fmtid="{D5CDD505-2E9C-101B-9397-08002B2CF9AE}" pid="6" name="MSIP_Label_40f5b659-45e0-406d-ada9-08e0b284cfc4_SetDate">
    <vt:lpwstr>2023-07-28T12:08:06Z</vt:lpwstr>
  </property>
  <property fmtid="{D5CDD505-2E9C-101B-9397-08002B2CF9AE}" pid="7" name="MSIP_Label_40f5b659-45e0-406d-ada9-08e0b284cfc4_Method">
    <vt:lpwstr>Standard</vt:lpwstr>
  </property>
  <property fmtid="{D5CDD505-2E9C-101B-9397-08002B2CF9AE}" pid="8" name="MSIP_Label_40f5b659-45e0-406d-ada9-08e0b284cfc4_Name">
    <vt:lpwstr>General (Non-CUI)</vt:lpwstr>
  </property>
  <property fmtid="{D5CDD505-2E9C-101B-9397-08002B2CF9AE}" pid="9" name="MSIP_Label_40f5b659-45e0-406d-ada9-08e0b284cfc4_SiteId">
    <vt:lpwstr>e95f1b23-abaf-45ee-821d-b7ab251ab3bf</vt:lpwstr>
  </property>
  <property fmtid="{D5CDD505-2E9C-101B-9397-08002B2CF9AE}" pid="10" name="MSIP_Label_40f5b659-45e0-406d-ada9-08e0b284cfc4_ActionId">
    <vt:lpwstr>c2728401-a1ac-4482-b721-e1c2d16335f4</vt:lpwstr>
  </property>
  <property fmtid="{D5CDD505-2E9C-101B-9397-08002B2CF9AE}" pid="11" name="MSIP_Label_40f5b659-45e0-406d-ada9-08e0b284cfc4_ContentBits">
    <vt:lpwstr>0</vt:lpwstr>
  </property>
  <property fmtid="{D5CDD505-2E9C-101B-9397-08002B2CF9AE}" pid="12" name="MediaServiceImageTags">
    <vt:lpwstr/>
  </property>
</Properties>
</file>